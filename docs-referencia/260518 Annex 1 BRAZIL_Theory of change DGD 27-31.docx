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02E43" w:rsidR="002C27FC" w:rsidP="00906BD2" w:rsidRDefault="002C27FC" w14:paraId="5ACA650A" w14:textId="77777777">
      <w:pPr>
        <w:keepNext/>
        <w:keepLines/>
        <w:spacing w:after="80"/>
        <w:jc w:val="center"/>
        <w:outlineLvl w:val="0"/>
        <w:rPr>
          <w:rFonts w:ascii="Roboto" w:hAnsi="Roboto"/>
          <w:color w:val="0F4761"/>
          <w:sz w:val="32"/>
          <w:szCs w:val="32"/>
          <w:lang w:val="en-US"/>
        </w:rPr>
      </w:pPr>
      <w:bookmarkStart w:name="X06923757d7eb1bea1d0a38d7eef120f035306e9" w:id="0"/>
      <w:r w:rsidRPr="00602E43">
        <w:rPr>
          <w:rFonts w:ascii="Roboto" w:hAnsi="Roboto"/>
          <w:color w:val="0F4761"/>
          <w:sz w:val="32"/>
          <w:szCs w:val="32"/>
          <w:lang w:val="en-US"/>
        </w:rPr>
        <w:t>Theory of change</w:t>
      </w:r>
    </w:p>
    <w:p w:rsidRPr="00602E43" w:rsidR="002C27FC" w:rsidP="00906BD2" w:rsidRDefault="002C27FC" w14:paraId="21930DD9" w14:textId="3FF1B41A">
      <w:pPr>
        <w:keepNext/>
        <w:keepLines/>
        <w:spacing w:before="120" w:after="80"/>
        <w:jc w:val="center"/>
        <w:outlineLvl w:val="0"/>
        <w:rPr>
          <w:rFonts w:ascii="Roboto" w:hAnsi="Roboto"/>
          <w:color w:val="0F4761"/>
          <w:lang w:val="en-US"/>
        </w:rPr>
      </w:pPr>
      <w:proofErr w:type="spellStart"/>
      <w:r w:rsidRPr="00602E43">
        <w:rPr>
          <w:rFonts w:ascii="Roboto" w:hAnsi="Roboto"/>
          <w:color w:val="0F4761"/>
          <w:lang w:val="en-US"/>
        </w:rPr>
        <w:t>Trias</w:t>
      </w:r>
      <w:proofErr w:type="spellEnd"/>
      <w:r w:rsidRPr="00602E43">
        <w:rPr>
          <w:rFonts w:ascii="Roboto" w:hAnsi="Roboto"/>
          <w:color w:val="0F4761"/>
          <w:lang w:val="en-US"/>
        </w:rPr>
        <w:t xml:space="preserve"> DGD </w:t>
      </w:r>
      <w:proofErr w:type="spellStart"/>
      <w:r w:rsidRPr="00602E43">
        <w:rPr>
          <w:rFonts w:ascii="Roboto" w:hAnsi="Roboto"/>
          <w:color w:val="0F4761"/>
          <w:lang w:val="en-US"/>
        </w:rPr>
        <w:t>programme</w:t>
      </w:r>
      <w:proofErr w:type="spellEnd"/>
      <w:r w:rsidRPr="00602E43">
        <w:rPr>
          <w:rFonts w:ascii="Roboto" w:hAnsi="Roboto"/>
          <w:color w:val="0F4761"/>
          <w:lang w:val="en-US"/>
        </w:rPr>
        <w:t xml:space="preserve"> 2027 – 2031 in</w:t>
      </w:r>
      <w:r w:rsidRPr="00602E43" w:rsidR="004A7705">
        <w:rPr>
          <w:rFonts w:ascii="Roboto" w:hAnsi="Roboto"/>
          <w:color w:val="0F4761"/>
          <w:lang w:val="en-US"/>
        </w:rPr>
        <w:t xml:space="preserve"> Brazil</w:t>
      </w:r>
    </w:p>
    <w:p w:rsidRPr="00F57274" w:rsidR="00414558" w:rsidP="00906BD2" w:rsidRDefault="005809C3" w14:paraId="78EA5DEA" w14:textId="081DE8BE">
      <w:pPr>
        <w:pStyle w:val="NormalWeb"/>
        <w:rPr>
          <w:sz w:val="22"/>
          <w:szCs w:val="22"/>
        </w:rPr>
      </w:pPr>
      <w:r w:rsidRPr="00F57274">
        <w:rPr>
          <w:noProof/>
          <w:sz w:val="22"/>
          <w:szCs w:val="22"/>
        </w:rPr>
        <w:drawing>
          <wp:inline distT="0" distB="0" distL="0" distR="0" wp14:anchorId="335179DD" wp14:editId="4A9B6785">
            <wp:extent cx="8126091" cy="5527040"/>
            <wp:effectExtent l="0" t="0" r="8890" b="0"/>
            <wp:docPr id="2162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51825" cy="5544543"/>
                    </a:xfrm>
                    <a:prstGeom prst="rect">
                      <a:avLst/>
                    </a:prstGeom>
                    <a:noFill/>
                    <a:ln>
                      <a:noFill/>
                    </a:ln>
                  </pic:spPr>
                </pic:pic>
              </a:graphicData>
            </a:graphic>
          </wp:inline>
        </w:drawing>
      </w:r>
    </w:p>
    <w:p w:rsidRPr="00F57274" w:rsidR="00414558" w:rsidP="00906BD2" w:rsidRDefault="00414558" w14:paraId="162CF605" w14:textId="55E6CFDE">
      <w:pPr>
        <w:jc w:val="center"/>
        <w:rPr>
          <w:rFonts w:ascii="Roboto" w:hAnsi="Roboto" w:eastAsia="Aptos"/>
          <w:sz w:val="20"/>
          <w:szCs w:val="20"/>
        </w:rPr>
        <w:sectPr w:rsidRPr="00F57274" w:rsidR="00414558" w:rsidSect="00600F3C">
          <w:footerReference w:type="default" r:id="rId11"/>
          <w:footnotePr>
            <w:numRestart w:val="eachSect"/>
          </w:footnotePr>
          <w:pgSz w:w="15840" w:h="12240" w:orient="landscape"/>
          <w:pgMar w:top="851" w:right="1134" w:bottom="1440" w:left="1440" w:header="720" w:footer="720" w:gutter="0"/>
          <w:cols w:space="720"/>
          <w:docGrid w:linePitch="326"/>
        </w:sectPr>
      </w:pPr>
    </w:p>
    <w:p w:rsidRPr="00602E43" w:rsidR="002C27FC" w:rsidP="00906BD2" w:rsidRDefault="002C27FC" w14:paraId="50AAB7F5" w14:textId="5170744C">
      <w:pPr>
        <w:pStyle w:val="Ttulo1"/>
        <w:numPr>
          <w:ilvl w:val="0"/>
          <w:numId w:val="4"/>
        </w:numPr>
        <w:spacing w:before="0"/>
        <w:ind w:left="283" w:hanging="357"/>
        <w:rPr>
          <w:rFonts w:ascii="Roboto" w:hAnsi="Roboto" w:eastAsia="Times New Roman"/>
          <w:sz w:val="24"/>
          <w:szCs w:val="24"/>
          <w:lang w:val="en-US"/>
        </w:rPr>
      </w:pPr>
      <w:bookmarkStart w:name="context-and-rationale-why" w:id="1"/>
      <w:r w:rsidRPr="00602E43">
        <w:rPr>
          <w:rFonts w:ascii="Roboto" w:hAnsi="Roboto" w:eastAsia="Times New Roman"/>
          <w:sz w:val="24"/>
          <w:szCs w:val="24"/>
          <w:lang w:val="en-US"/>
        </w:rPr>
        <w:t>Context and rationale</w:t>
      </w:r>
      <w:r w:rsidRPr="00602E43" w:rsidR="00B36FE4">
        <w:rPr>
          <w:rFonts w:ascii="Roboto" w:hAnsi="Roboto" w:eastAsia="Times New Roman"/>
          <w:sz w:val="24"/>
          <w:szCs w:val="24"/>
          <w:lang w:val="en-US"/>
        </w:rPr>
        <w:t xml:space="preserve"> of this </w:t>
      </w:r>
      <w:proofErr w:type="spellStart"/>
      <w:r w:rsidRPr="00602E43" w:rsidR="00B36FE4">
        <w:rPr>
          <w:rFonts w:ascii="Roboto" w:hAnsi="Roboto" w:eastAsia="Times New Roman"/>
          <w:sz w:val="24"/>
          <w:szCs w:val="24"/>
          <w:lang w:val="en-US"/>
        </w:rPr>
        <w:t>programme</w:t>
      </w:r>
      <w:proofErr w:type="spellEnd"/>
      <w:r w:rsidRPr="00602E43">
        <w:rPr>
          <w:rFonts w:ascii="Roboto" w:hAnsi="Roboto" w:eastAsia="Times New Roman"/>
          <w:sz w:val="24"/>
          <w:szCs w:val="24"/>
          <w:lang w:val="en-US"/>
        </w:rPr>
        <w:t xml:space="preserve"> (why?)</w:t>
      </w:r>
    </w:p>
    <w:p w:rsidRPr="00602E43" w:rsidR="00C34577" w:rsidP="004F45FE" w:rsidRDefault="00C34577" w14:paraId="0D53D6B2" w14:textId="2B9B8530">
      <w:pPr>
        <w:spacing w:before="180" w:after="180"/>
        <w:jc w:val="both"/>
        <w:rPr>
          <w:rFonts w:ascii="Roboto" w:hAnsi="Roboto" w:eastAsia="Aptos"/>
          <w:color w:val="000000" w:themeColor="text1"/>
          <w:sz w:val="20"/>
          <w:szCs w:val="20"/>
          <w:lang w:val="en-US"/>
        </w:rPr>
      </w:pPr>
      <w:r w:rsidRPr="00602E43">
        <w:rPr>
          <w:rFonts w:ascii="Roboto" w:hAnsi="Roboto" w:eastAsia="Aptos"/>
          <w:color w:val="000000" w:themeColor="text1"/>
          <w:sz w:val="20"/>
          <w:szCs w:val="20"/>
          <w:lang w:val="en-US"/>
        </w:rPr>
        <w:t xml:space="preserve">Looking at the world today, global commitments such as the Sustainable Development Goals (SDGs) provide a shared framework for inclusive and sustainable development in which no one is left behind. Yet we continue to face persistent structural inequalities, accelerating climate instability, and growing pressure on democratic systems and civic space. These dynamics disproportionately affect underprivileged groups, including women, youth, and economically disadvantaged entrepreneurs. Climate change and environmental degradation further limit their access to resources, livelihoods, and opportunities. Despite their crucial role in local economies, food systems and social cohesion, family entrepreneurs and their </w:t>
      </w:r>
      <w:proofErr w:type="gramStart"/>
      <w:r w:rsidRPr="00602E43">
        <w:rPr>
          <w:rFonts w:ascii="Roboto" w:hAnsi="Roboto" w:eastAsia="Aptos"/>
          <w:color w:val="000000" w:themeColor="text1"/>
          <w:sz w:val="20"/>
          <w:szCs w:val="20"/>
          <w:lang w:val="en-US"/>
        </w:rPr>
        <w:t>Member</w:t>
      </w:r>
      <w:proofErr w:type="gramEnd"/>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 xml:space="preserve">Based </w:t>
      </w:r>
      <w:proofErr w:type="spellStart"/>
      <w:r w:rsidRPr="00602E43">
        <w:rPr>
          <w:rFonts w:ascii="Roboto" w:hAnsi="Roboto" w:eastAsia="Aptos"/>
          <w:color w:val="000000" w:themeColor="text1"/>
          <w:sz w:val="20"/>
          <w:szCs w:val="20"/>
          <w:lang w:val="en-US"/>
        </w:rPr>
        <w:t>Organisations</w:t>
      </w:r>
      <w:proofErr w:type="spellEnd"/>
      <w:r w:rsidRPr="00602E43">
        <w:rPr>
          <w:rFonts w:ascii="Roboto" w:hAnsi="Roboto" w:eastAsia="Aptos"/>
          <w:color w:val="000000" w:themeColor="text1"/>
          <w:sz w:val="20"/>
          <w:szCs w:val="20"/>
          <w:lang w:val="en-US"/>
        </w:rPr>
        <w:t xml:space="preserve"> (MBOs, our main partners) continue to face structural barriers in accessing markets, services, finance and decision</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making</w:t>
      </w:r>
      <w:r w:rsidRPr="00602E43" w:rsidR="001403C5">
        <w:rPr>
          <w:rFonts w:ascii="Roboto" w:hAnsi="Roboto" w:eastAsia="Aptos"/>
          <w:color w:val="000000" w:themeColor="text1"/>
          <w:sz w:val="20"/>
          <w:szCs w:val="20"/>
          <w:lang w:val="en-US"/>
        </w:rPr>
        <w:t>.</w:t>
      </w:r>
    </w:p>
    <w:p w:rsidRPr="008068BA" w:rsidR="004F45FE" w:rsidP="004F45FE" w:rsidRDefault="004F45FE" w14:paraId="206948F1" w14:textId="77777777">
      <w:pPr>
        <w:spacing w:before="180" w:after="180"/>
        <w:jc w:val="both"/>
        <w:rPr>
          <w:rFonts w:ascii="Roboto" w:hAnsi="Roboto" w:eastAsia="Aptos"/>
          <w:color w:val="000000" w:themeColor="text1"/>
          <w:sz w:val="20"/>
          <w:szCs w:val="20"/>
          <w:u w:val="single"/>
          <w:lang w:val="en-GB"/>
        </w:rPr>
      </w:pPr>
      <w:r w:rsidRPr="008068BA">
        <w:rPr>
          <w:rFonts w:ascii="Roboto" w:hAnsi="Roboto" w:eastAsia="Aptos"/>
          <w:color w:val="000000" w:themeColor="text1"/>
          <w:sz w:val="20"/>
          <w:szCs w:val="20"/>
          <w:u w:val="single"/>
          <w:lang w:val="en-GB"/>
        </w:rPr>
        <w:t>Structural and Territorial Context in Brazil</w:t>
      </w:r>
    </w:p>
    <w:p w:rsidRPr="00602E43" w:rsidR="00926CDF" w:rsidP="00DB33D1" w:rsidRDefault="00926CDF" w14:paraId="2F5697DF" w14:textId="77777777">
      <w:pPr>
        <w:spacing w:before="180" w:after="180"/>
        <w:jc w:val="both"/>
        <w:rPr>
          <w:rFonts w:ascii="Roboto" w:hAnsi="Roboto" w:eastAsia="Aptos"/>
          <w:color w:val="000000" w:themeColor="text1"/>
          <w:sz w:val="20"/>
          <w:szCs w:val="20"/>
          <w:lang w:val="en-US"/>
        </w:rPr>
      </w:pPr>
      <w:r w:rsidRPr="00926CDF">
        <w:rPr>
          <w:rFonts w:ascii="Roboto" w:hAnsi="Roboto" w:eastAsia="Aptos"/>
          <w:color w:val="000000" w:themeColor="text1"/>
          <w:sz w:val="20"/>
          <w:szCs w:val="20"/>
          <w:lang w:val="en-US"/>
        </w:rPr>
        <w:t>Brazil is the world’s seventh largest economy but remains highly unequal (Gini 52.9). The richest 10% hold 58% of national income, while the poorest 40% hold only 9% (World Bank, 2024). Multidimensional poverty affects 58 million people, concentrated in the North and Northeast (OPHI/UNDP, 2023). </w:t>
      </w:r>
      <w:r w:rsidRPr="00926CDF" w:rsidR="00DB33D1">
        <w:rPr>
          <w:rFonts w:ascii="Roboto" w:hAnsi="Roboto" w:eastAsia="Aptos"/>
          <w:color w:val="000000" w:themeColor="text1"/>
          <w:sz w:val="20"/>
          <w:szCs w:val="20"/>
          <w:lang w:val="en-US"/>
        </w:rPr>
        <w:t>Inequalities are most acute in the Amazon bio</w:t>
      </w:r>
      <w:r w:rsidRPr="00926CDF" w:rsidR="00DB33D1">
        <w:rPr>
          <w:rFonts w:ascii="Roboto" w:hAnsi="Roboto" w:eastAsia="Aptos"/>
          <w:color w:val="000000" w:themeColor="text1"/>
          <w:sz w:val="20"/>
          <w:szCs w:val="20"/>
          <w:lang w:val="en-US"/>
        </w:rPr>
        <w:noBreakHyphen/>
      </w:r>
      <w:r w:rsidRPr="00926CDF" w:rsidR="00DB33D1">
        <w:rPr>
          <w:rFonts w:ascii="Roboto" w:hAnsi="Roboto" w:eastAsia="Aptos"/>
          <w:color w:val="000000" w:themeColor="text1"/>
          <w:sz w:val="20"/>
          <w:szCs w:val="20"/>
          <w:lang w:val="en-US"/>
        </w:rPr>
        <w:t xml:space="preserve">corridor and in large metropolitan areas of the South and Southeast, where environmental degradation, weak public services and social vulnerability intersect. </w:t>
      </w:r>
      <w:r w:rsidRPr="00602E43" w:rsidR="00DB33D1">
        <w:rPr>
          <w:rFonts w:ascii="Roboto" w:hAnsi="Roboto" w:eastAsia="Aptos"/>
          <w:color w:val="000000" w:themeColor="text1"/>
          <w:sz w:val="20"/>
          <w:szCs w:val="20"/>
          <w:lang w:val="en-US"/>
        </w:rPr>
        <w:t>In the Legal Amazon, over 80% of rural establishments are family</w:t>
      </w:r>
      <w:r w:rsidRPr="00602E43" w:rsidR="00DB33D1">
        <w:rPr>
          <w:rFonts w:ascii="Roboto" w:hAnsi="Roboto" w:eastAsia="Aptos"/>
          <w:color w:val="000000" w:themeColor="text1"/>
          <w:sz w:val="20"/>
          <w:szCs w:val="20"/>
          <w:lang w:val="en-US"/>
        </w:rPr>
        <w:noBreakHyphen/>
      </w:r>
      <w:r w:rsidRPr="00602E43" w:rsidR="00DB33D1">
        <w:rPr>
          <w:rFonts w:ascii="Roboto" w:hAnsi="Roboto" w:eastAsia="Aptos"/>
          <w:color w:val="000000" w:themeColor="text1"/>
          <w:sz w:val="20"/>
          <w:szCs w:val="20"/>
          <w:lang w:val="en-US"/>
        </w:rPr>
        <w:t xml:space="preserve">based farms, supplying most food to regional markets (IBGE, 2017), yet family farmers hold only 23% of agricultural land, while large-scale agribusiness dominates the remaining 77% (Agri Census, 2017). </w:t>
      </w:r>
    </w:p>
    <w:p w:rsidRPr="00926CDF" w:rsidR="00DB33D1" w:rsidP="00DB33D1" w:rsidRDefault="00DB33D1" w14:paraId="4D24B3AB" w14:textId="23976DCD">
      <w:pPr>
        <w:spacing w:before="180" w:after="180"/>
        <w:jc w:val="both"/>
        <w:rPr>
          <w:rFonts w:ascii="Roboto" w:hAnsi="Roboto" w:eastAsia="Aptos"/>
          <w:color w:val="000000" w:themeColor="text1"/>
          <w:sz w:val="20"/>
          <w:szCs w:val="20"/>
          <w:lang w:val="en-US"/>
        </w:rPr>
      </w:pPr>
      <w:r w:rsidRPr="008068BA">
        <w:rPr>
          <w:rFonts w:ascii="Roboto" w:hAnsi="Roboto" w:eastAsia="Aptos"/>
          <w:color w:val="000000" w:themeColor="text1"/>
          <w:sz w:val="20"/>
          <w:szCs w:val="20"/>
          <w:lang w:val="en-GB"/>
        </w:rPr>
        <w:t>Although agricultural productivity and market integration have improved, socioeconomic, political</w:t>
      </w:r>
      <w:r w:rsidRPr="008068BA">
        <w:rPr>
          <w:rFonts w:ascii="Roboto" w:hAnsi="Roboto" w:eastAsia="Aptos"/>
          <w:color w:val="000000" w:themeColor="text1"/>
          <w:sz w:val="20"/>
          <w:szCs w:val="20"/>
          <w:lang w:val="en-GB"/>
        </w:rPr>
        <w:noBreakHyphen/>
      </w:r>
      <w:r w:rsidRPr="008068BA">
        <w:rPr>
          <w:rFonts w:ascii="Roboto" w:hAnsi="Roboto" w:eastAsia="Aptos"/>
          <w:color w:val="000000" w:themeColor="text1"/>
          <w:sz w:val="20"/>
          <w:szCs w:val="20"/>
          <w:lang w:val="en-GB"/>
        </w:rPr>
        <w:t>institutional and environmental fragilities persist, disproportionately affecting women, young people, Indigenous peoples, Afro</w:t>
      </w:r>
      <w:r w:rsidRPr="008068BA">
        <w:rPr>
          <w:rFonts w:ascii="Roboto" w:hAnsi="Roboto" w:eastAsia="Aptos"/>
          <w:color w:val="000000" w:themeColor="text1"/>
          <w:sz w:val="20"/>
          <w:szCs w:val="20"/>
          <w:lang w:val="en-GB"/>
        </w:rPr>
        <w:noBreakHyphen/>
      </w:r>
      <w:r w:rsidRPr="008068BA">
        <w:rPr>
          <w:rFonts w:ascii="Roboto" w:hAnsi="Roboto" w:eastAsia="Aptos"/>
          <w:color w:val="000000" w:themeColor="text1"/>
          <w:sz w:val="20"/>
          <w:szCs w:val="20"/>
          <w:lang w:val="en-GB"/>
        </w:rPr>
        <w:t>Brazilian populations and other marginalised groups across rural–urban contexts.</w:t>
      </w:r>
      <w:r w:rsidR="00926CDF">
        <w:rPr>
          <w:rFonts w:ascii="Roboto" w:hAnsi="Roboto" w:eastAsia="Aptos"/>
          <w:color w:val="000000" w:themeColor="text1"/>
          <w:sz w:val="20"/>
          <w:szCs w:val="20"/>
          <w:lang w:val="en-GB"/>
        </w:rPr>
        <w:t xml:space="preserve"> </w:t>
      </w:r>
    </w:p>
    <w:p w:rsidRPr="008068BA" w:rsidR="004F45FE" w:rsidP="004F45FE" w:rsidRDefault="004F45FE" w14:paraId="33565B9D" w14:textId="77777777">
      <w:pPr>
        <w:spacing w:before="180" w:after="180"/>
        <w:jc w:val="both"/>
        <w:rPr>
          <w:rFonts w:ascii="Roboto" w:hAnsi="Roboto" w:eastAsia="Aptos"/>
          <w:color w:val="000000" w:themeColor="text1"/>
          <w:sz w:val="20"/>
          <w:szCs w:val="20"/>
          <w:u w:val="single"/>
          <w:lang w:val="en-GB"/>
        </w:rPr>
      </w:pPr>
      <w:r w:rsidRPr="008068BA">
        <w:rPr>
          <w:rFonts w:ascii="Roboto" w:hAnsi="Roboto" w:eastAsia="Aptos"/>
          <w:color w:val="000000" w:themeColor="text1"/>
          <w:sz w:val="20"/>
          <w:szCs w:val="20"/>
          <w:u w:val="single"/>
          <w:lang w:val="en-GB"/>
        </w:rPr>
        <w:t>Political and Institutional Environment</w:t>
      </w:r>
    </w:p>
    <w:p w:rsidRPr="00926CDF" w:rsidR="00926CDF" w:rsidP="004F45FE" w:rsidRDefault="00926CDF" w14:paraId="6962EBA4" w14:textId="77777777">
      <w:pPr>
        <w:spacing w:before="180" w:after="180"/>
        <w:jc w:val="both"/>
        <w:rPr>
          <w:rFonts w:ascii="Roboto" w:hAnsi="Roboto" w:eastAsia="Aptos"/>
          <w:color w:val="000000" w:themeColor="text1"/>
          <w:sz w:val="20"/>
          <w:szCs w:val="20"/>
          <w:lang w:val="en-US"/>
        </w:rPr>
      </w:pPr>
      <w:r w:rsidRPr="00926CDF">
        <w:rPr>
          <w:rFonts w:ascii="Roboto" w:hAnsi="Roboto" w:eastAsia="Aptos"/>
          <w:color w:val="000000" w:themeColor="text1"/>
          <w:sz w:val="20"/>
          <w:szCs w:val="20"/>
          <w:lang w:val="en-US"/>
        </w:rPr>
        <w:t xml:space="preserve">Following the January 2023 attacks on democratic institutions, Brazil has entered a phase of institutional reconstruction under President Lula da Silva, with renewed emphasis on social inclusion and environmental governance. Food security policies (Bolsa </w:t>
      </w:r>
      <w:proofErr w:type="spellStart"/>
      <w:r w:rsidRPr="00926CDF">
        <w:rPr>
          <w:rFonts w:ascii="Roboto" w:hAnsi="Roboto" w:eastAsia="Aptos"/>
          <w:color w:val="000000" w:themeColor="text1"/>
          <w:sz w:val="20"/>
          <w:szCs w:val="20"/>
          <w:lang w:val="en-US"/>
        </w:rPr>
        <w:t>Família</w:t>
      </w:r>
      <w:proofErr w:type="spellEnd"/>
      <w:r w:rsidRPr="00926CDF">
        <w:rPr>
          <w:rFonts w:ascii="Roboto" w:hAnsi="Roboto" w:eastAsia="Aptos"/>
          <w:color w:val="000000" w:themeColor="text1"/>
          <w:sz w:val="20"/>
          <w:szCs w:val="20"/>
          <w:lang w:val="en-US"/>
        </w:rPr>
        <w:t xml:space="preserve"> reaching 21 million households) and the re</w:t>
      </w:r>
      <w:r w:rsidRPr="00926CDF">
        <w:rPr>
          <w:rFonts w:ascii="Roboto" w:hAnsi="Roboto" w:eastAsia="Aptos"/>
          <w:color w:val="000000" w:themeColor="text1"/>
          <w:sz w:val="20"/>
          <w:szCs w:val="20"/>
          <w:lang w:val="en-US"/>
        </w:rPr>
        <w:noBreakHyphen/>
      </w:r>
      <w:r w:rsidRPr="00926CDF">
        <w:rPr>
          <w:rFonts w:ascii="Roboto" w:hAnsi="Roboto" w:eastAsia="Aptos"/>
          <w:color w:val="000000" w:themeColor="text1"/>
          <w:sz w:val="20"/>
          <w:szCs w:val="20"/>
          <w:lang w:val="en-US"/>
        </w:rPr>
        <w:t>establishment of the Ministry of Women signal a shift towards rights</w:t>
      </w:r>
      <w:r w:rsidRPr="00926CDF">
        <w:rPr>
          <w:rFonts w:ascii="Roboto" w:hAnsi="Roboto" w:eastAsia="Aptos"/>
          <w:color w:val="000000" w:themeColor="text1"/>
          <w:sz w:val="20"/>
          <w:szCs w:val="20"/>
          <w:lang w:val="en-US"/>
        </w:rPr>
        <w:noBreakHyphen/>
      </w:r>
      <w:r w:rsidRPr="00926CDF">
        <w:rPr>
          <w:rFonts w:ascii="Roboto" w:hAnsi="Roboto" w:eastAsia="Aptos"/>
          <w:color w:val="000000" w:themeColor="text1"/>
          <w:sz w:val="20"/>
          <w:szCs w:val="20"/>
          <w:lang w:val="en-US"/>
        </w:rPr>
        <w:t xml:space="preserve">based development. Nevertheless, large agribusiness cooperatives (OCB) dominate policy dialogue, while UNICOPAS </w:t>
      </w:r>
      <w:proofErr w:type="spellStart"/>
      <w:r w:rsidRPr="00926CDF">
        <w:rPr>
          <w:rFonts w:ascii="Roboto" w:hAnsi="Roboto" w:eastAsia="Aptos"/>
          <w:color w:val="000000" w:themeColor="text1"/>
          <w:sz w:val="20"/>
          <w:szCs w:val="20"/>
          <w:lang w:val="en-US"/>
        </w:rPr>
        <w:t>organisations</w:t>
      </w:r>
      <w:proofErr w:type="spellEnd"/>
      <w:r w:rsidRPr="00926CDF">
        <w:rPr>
          <w:rFonts w:ascii="Roboto" w:hAnsi="Roboto" w:eastAsia="Aptos"/>
          <w:color w:val="000000" w:themeColor="text1"/>
          <w:sz w:val="20"/>
          <w:szCs w:val="20"/>
          <w:lang w:val="en-US"/>
        </w:rPr>
        <w:t xml:space="preserve"> – family farming, waste pickers, solidarity economy – remain structurally disadvantaged, with weak representation of women and youth.</w:t>
      </w:r>
    </w:p>
    <w:p w:rsidRPr="008068BA" w:rsidR="004F45FE" w:rsidP="004F45FE" w:rsidRDefault="004F45FE" w14:paraId="50751559" w14:textId="77777777">
      <w:pPr>
        <w:spacing w:before="180" w:after="180"/>
        <w:jc w:val="both"/>
        <w:rPr>
          <w:rFonts w:ascii="Roboto" w:hAnsi="Roboto" w:eastAsia="Aptos"/>
          <w:color w:val="000000" w:themeColor="text1"/>
          <w:sz w:val="20"/>
          <w:szCs w:val="20"/>
          <w:u w:val="single"/>
          <w:lang w:val="en-GB"/>
        </w:rPr>
      </w:pPr>
      <w:r w:rsidRPr="008068BA">
        <w:rPr>
          <w:rFonts w:ascii="Roboto" w:hAnsi="Roboto" w:eastAsia="Aptos"/>
          <w:color w:val="000000" w:themeColor="text1"/>
          <w:sz w:val="20"/>
          <w:szCs w:val="20"/>
          <w:u w:val="single"/>
          <w:lang w:val="en-GB"/>
        </w:rPr>
        <w:t>Economic Transformation, Digitalisation and Trade</w:t>
      </w:r>
    </w:p>
    <w:p w:rsidRPr="005014B2" w:rsidR="00E14D9B" w:rsidP="004F45FE" w:rsidRDefault="00E14D9B" w14:paraId="78731243" w14:textId="4CC5B289">
      <w:pPr>
        <w:spacing w:before="180" w:after="180"/>
        <w:jc w:val="both"/>
        <w:rPr>
          <w:rFonts w:ascii="Roboto" w:hAnsi="Roboto" w:eastAsia="Aptos"/>
          <w:color w:val="000000" w:themeColor="text1"/>
          <w:sz w:val="20"/>
          <w:szCs w:val="20"/>
          <w:lang w:val="en-GB"/>
        </w:rPr>
      </w:pPr>
      <w:r w:rsidRPr="00602E43">
        <w:rPr>
          <w:rFonts w:ascii="Roboto" w:hAnsi="Roboto" w:eastAsia="Aptos"/>
          <w:color w:val="000000" w:themeColor="text1"/>
          <w:sz w:val="20"/>
          <w:szCs w:val="20"/>
          <w:lang w:val="en-US"/>
        </w:rPr>
        <w:t>While Brazil hosts advanced digital ecosystems in metropolitan areas (World Bank, 2024), over 50% of the rural population lacks proper internet access (IBGE, 2018), intensifying regional and social divides.</w:t>
      </w:r>
      <w:r w:rsidRPr="008068BA" w:rsidR="00C96776">
        <w:rPr>
          <w:rFonts w:ascii="Roboto" w:hAnsi="Roboto" w:eastAsia="Aptos"/>
          <w:color w:val="000000" w:themeColor="text1"/>
          <w:sz w:val="20"/>
          <w:szCs w:val="20"/>
          <w:lang w:val="en-GB"/>
        </w:rPr>
        <w:t xml:space="preserve"> Rural Amazonian territories and rural</w:t>
      </w:r>
      <w:r w:rsidRPr="008068BA" w:rsidR="00C96776">
        <w:rPr>
          <w:rFonts w:ascii="Roboto" w:hAnsi="Roboto" w:eastAsia="Aptos"/>
          <w:color w:val="000000" w:themeColor="text1"/>
          <w:sz w:val="20"/>
          <w:szCs w:val="20"/>
          <w:lang w:val="en-GB"/>
        </w:rPr>
        <w:noBreakHyphen/>
      </w:r>
      <w:r w:rsidRPr="008068BA" w:rsidR="00C96776">
        <w:rPr>
          <w:rFonts w:ascii="Roboto" w:hAnsi="Roboto" w:eastAsia="Aptos"/>
          <w:color w:val="000000" w:themeColor="text1"/>
          <w:sz w:val="20"/>
          <w:szCs w:val="20"/>
          <w:lang w:val="en-GB"/>
        </w:rPr>
        <w:t xml:space="preserve">urban areas face persistent digital divides, limited innovation ecosystems and weak connectivity, constraining productivity, competitiveness and access to emerging labour markets. </w:t>
      </w:r>
      <w:r w:rsidRPr="00602E43">
        <w:rPr>
          <w:rFonts w:ascii="Roboto" w:hAnsi="Roboto" w:eastAsia="Aptos"/>
          <w:color w:val="000000" w:themeColor="text1"/>
          <w:sz w:val="20"/>
          <w:szCs w:val="20"/>
          <w:lang w:val="en-US"/>
        </w:rPr>
        <w:t xml:space="preserve">Access to finance remains critical: only 15% of family farming units accessed </w:t>
      </w:r>
      <w:proofErr w:type="spellStart"/>
      <w:r w:rsidRPr="00602E43">
        <w:rPr>
          <w:rFonts w:ascii="Roboto" w:hAnsi="Roboto" w:eastAsia="Aptos"/>
          <w:color w:val="000000" w:themeColor="text1"/>
          <w:sz w:val="20"/>
          <w:szCs w:val="20"/>
          <w:lang w:val="en-US"/>
        </w:rPr>
        <w:t>subsidised</w:t>
      </w:r>
      <w:proofErr w:type="spellEnd"/>
      <w:r w:rsidRPr="00602E43">
        <w:rPr>
          <w:rFonts w:ascii="Roboto" w:hAnsi="Roboto" w:eastAsia="Aptos"/>
          <w:color w:val="000000" w:themeColor="text1"/>
          <w:sz w:val="20"/>
          <w:szCs w:val="20"/>
          <w:lang w:val="en-US"/>
        </w:rPr>
        <w:t xml:space="preserve"> credit (Agri Census, 2017). Women manage 30% of cooperatives but hold land parcels 50% smaller than those managed by men (IBGE, 2017). The informal economy employs 53.5% of workers, youth unemployment stands at 29.4%, and women represent 52.9% of the unemployed, carrying a triple workload of productive, domestic and unpaid care work</w:t>
      </w:r>
      <w:r w:rsidRPr="00602E43" w:rsidR="00C96776">
        <w:rPr>
          <w:rFonts w:ascii="Roboto" w:hAnsi="Roboto" w:eastAsia="Aptos"/>
          <w:color w:val="000000" w:themeColor="text1"/>
          <w:sz w:val="20"/>
          <w:szCs w:val="20"/>
          <w:lang w:val="en-US"/>
        </w:rPr>
        <w:t xml:space="preserve"> (IBGE, 2024)</w:t>
      </w:r>
      <w:r w:rsidRPr="00602E43">
        <w:rPr>
          <w:rFonts w:ascii="Roboto" w:hAnsi="Roboto" w:eastAsia="Aptos"/>
          <w:color w:val="000000" w:themeColor="text1"/>
          <w:sz w:val="20"/>
          <w:szCs w:val="20"/>
          <w:lang w:val="en-US"/>
        </w:rPr>
        <w:t>.</w:t>
      </w:r>
      <w:r w:rsidR="005014B2">
        <w:rPr>
          <w:rFonts w:ascii="Roboto" w:hAnsi="Roboto" w:eastAsia="Aptos"/>
          <w:color w:val="000000" w:themeColor="text1"/>
          <w:sz w:val="20"/>
          <w:szCs w:val="20"/>
          <w:lang w:val="en-US"/>
        </w:rPr>
        <w:t xml:space="preserve"> </w:t>
      </w:r>
      <w:r w:rsidRPr="00926CDF">
        <w:rPr>
          <w:rFonts w:ascii="Roboto" w:hAnsi="Roboto" w:eastAsia="Aptos"/>
          <w:color w:val="000000" w:themeColor="text1"/>
          <w:sz w:val="20"/>
          <w:szCs w:val="20"/>
          <w:lang w:val="en-US"/>
        </w:rPr>
        <w:t>New trade and regulatory frameworks –EU</w:t>
      </w:r>
      <w:r w:rsidRPr="00926CDF">
        <w:rPr>
          <w:rFonts w:ascii="Roboto" w:hAnsi="Roboto" w:eastAsia="Aptos"/>
          <w:color w:val="000000" w:themeColor="text1"/>
          <w:sz w:val="20"/>
          <w:szCs w:val="20"/>
          <w:lang w:val="en-US"/>
        </w:rPr>
        <w:noBreakHyphen/>
      </w:r>
      <w:r w:rsidRPr="00926CDF">
        <w:rPr>
          <w:rFonts w:ascii="Roboto" w:hAnsi="Roboto" w:eastAsia="Aptos"/>
          <w:color w:val="000000" w:themeColor="text1"/>
          <w:sz w:val="20"/>
          <w:szCs w:val="20"/>
          <w:lang w:val="en-US"/>
        </w:rPr>
        <w:t xml:space="preserve">Mercosur Agreement – create opportunities for sustainable business models but risk excluding small producers without </w:t>
      </w:r>
      <w:r w:rsidRPr="008068BA" w:rsidR="00C96776">
        <w:rPr>
          <w:rFonts w:ascii="Roboto" w:hAnsi="Roboto" w:eastAsia="Aptos"/>
          <w:color w:val="000000" w:themeColor="text1"/>
          <w:sz w:val="20"/>
          <w:szCs w:val="20"/>
          <w:lang w:val="en-GB"/>
        </w:rPr>
        <w:t>adequate organisational and technical support</w:t>
      </w:r>
      <w:r w:rsidRPr="00926CDF">
        <w:rPr>
          <w:rFonts w:ascii="Roboto" w:hAnsi="Roboto" w:eastAsia="Aptos"/>
          <w:color w:val="000000" w:themeColor="text1"/>
          <w:sz w:val="20"/>
          <w:szCs w:val="20"/>
          <w:lang w:val="en-US"/>
        </w:rPr>
        <w:t>.</w:t>
      </w:r>
    </w:p>
    <w:p w:rsidRPr="008068BA" w:rsidR="004F45FE" w:rsidP="004F45FE" w:rsidRDefault="004F45FE" w14:paraId="50FBC5C1" w14:textId="77777777">
      <w:pPr>
        <w:spacing w:before="180" w:after="180"/>
        <w:jc w:val="both"/>
        <w:rPr>
          <w:rFonts w:ascii="Roboto" w:hAnsi="Roboto" w:eastAsia="Aptos"/>
          <w:color w:val="000000" w:themeColor="text1"/>
          <w:sz w:val="20"/>
          <w:szCs w:val="20"/>
          <w:u w:val="single"/>
          <w:lang w:val="en-GB"/>
        </w:rPr>
      </w:pPr>
      <w:r w:rsidRPr="008068BA">
        <w:rPr>
          <w:rFonts w:ascii="Roboto" w:hAnsi="Roboto" w:eastAsia="Aptos"/>
          <w:color w:val="000000" w:themeColor="text1"/>
          <w:sz w:val="20"/>
          <w:szCs w:val="20"/>
          <w:u w:val="single"/>
          <w:lang w:val="en-GB"/>
        </w:rPr>
        <w:t>Climate, Environment and Resilience</w:t>
      </w:r>
    </w:p>
    <w:p w:rsidRPr="008068BA" w:rsidR="00574540" w:rsidP="004F45FE" w:rsidRDefault="000501DC" w14:paraId="3D0FCD54" w14:textId="28C235C4">
      <w:pPr>
        <w:spacing w:before="180" w:after="180"/>
        <w:jc w:val="both"/>
        <w:rPr>
          <w:rFonts w:ascii="Roboto" w:hAnsi="Roboto" w:eastAsia="Aptos"/>
          <w:color w:val="000000" w:themeColor="text1"/>
          <w:sz w:val="20"/>
          <w:szCs w:val="20"/>
          <w:lang w:val="en-GB"/>
        </w:rPr>
      </w:pPr>
      <w:r w:rsidRPr="00602E43">
        <w:rPr>
          <w:rFonts w:ascii="Roboto" w:hAnsi="Roboto" w:eastAsia="Aptos"/>
          <w:color w:val="000000" w:themeColor="text1"/>
          <w:sz w:val="20"/>
          <w:szCs w:val="20"/>
          <w:lang w:val="en-US"/>
        </w:rPr>
        <w:t xml:space="preserve">Brazil plays a pivotal role in global climate and biodiversity agendas. The Amazon stores an estimated 150–200 billion </w:t>
      </w:r>
      <w:proofErr w:type="spellStart"/>
      <w:r w:rsidRPr="00602E43">
        <w:rPr>
          <w:rFonts w:ascii="Roboto" w:hAnsi="Roboto" w:eastAsia="Aptos"/>
          <w:color w:val="000000" w:themeColor="text1"/>
          <w:sz w:val="20"/>
          <w:szCs w:val="20"/>
          <w:lang w:val="en-US"/>
        </w:rPr>
        <w:t>tonnes</w:t>
      </w:r>
      <w:proofErr w:type="spellEnd"/>
      <w:r w:rsidRPr="00602E43">
        <w:rPr>
          <w:rFonts w:ascii="Roboto" w:hAnsi="Roboto" w:eastAsia="Aptos"/>
          <w:color w:val="000000" w:themeColor="text1"/>
          <w:sz w:val="20"/>
          <w:szCs w:val="20"/>
          <w:lang w:val="en-US"/>
        </w:rPr>
        <w:t xml:space="preserve"> of carbon (IPCC, 2022). </w:t>
      </w:r>
      <w:r w:rsidRPr="00926CDF">
        <w:rPr>
          <w:rFonts w:ascii="Roboto" w:hAnsi="Roboto" w:eastAsia="Aptos"/>
          <w:color w:val="000000" w:themeColor="text1"/>
          <w:sz w:val="20"/>
          <w:szCs w:val="20"/>
          <w:lang w:val="en-US"/>
        </w:rPr>
        <w:t>Deforestation reached 9,001 km² in 2023 – 22% lower than 2022 but still significantly above pre</w:t>
      </w:r>
      <w:r w:rsidRPr="00926CDF">
        <w:rPr>
          <w:rFonts w:ascii="Roboto" w:hAnsi="Roboto" w:eastAsia="Aptos"/>
          <w:color w:val="000000" w:themeColor="text1"/>
          <w:sz w:val="20"/>
          <w:szCs w:val="20"/>
          <w:lang w:val="en-US"/>
        </w:rPr>
        <w:noBreakHyphen/>
      </w:r>
      <w:r w:rsidRPr="00926CDF">
        <w:rPr>
          <w:rFonts w:ascii="Roboto" w:hAnsi="Roboto" w:eastAsia="Aptos"/>
          <w:color w:val="000000" w:themeColor="text1"/>
          <w:sz w:val="20"/>
          <w:szCs w:val="20"/>
          <w:lang w:val="en-US"/>
        </w:rPr>
        <w:t xml:space="preserve">2019 levels (INPE, 2024). </w:t>
      </w:r>
      <w:r w:rsidRPr="00602E43">
        <w:rPr>
          <w:rFonts w:ascii="Roboto" w:hAnsi="Roboto" w:eastAsia="Aptos"/>
          <w:color w:val="000000" w:themeColor="text1"/>
          <w:sz w:val="20"/>
          <w:szCs w:val="20"/>
          <w:lang w:val="en-US"/>
        </w:rPr>
        <w:t xml:space="preserve">In 2024, Brazil registered 1.12 </w:t>
      </w:r>
      <w:r w:rsidRPr="00602E43">
        <w:rPr>
          <w:rFonts w:ascii="Roboto" w:hAnsi="Roboto" w:eastAsia="Aptos"/>
          <w:color w:val="000000" w:themeColor="text1"/>
          <w:sz w:val="20"/>
          <w:szCs w:val="20"/>
          <w:lang w:val="en-US"/>
        </w:rPr>
        <w:t>million internal climate</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 xml:space="preserve">related displacements, the highest ever recorded (IDMC, 2025), </w:t>
      </w:r>
      <w:r w:rsidRPr="008068BA">
        <w:rPr>
          <w:rFonts w:ascii="Roboto" w:hAnsi="Roboto" w:eastAsia="Aptos"/>
          <w:color w:val="000000" w:themeColor="text1"/>
          <w:sz w:val="20"/>
          <w:szCs w:val="20"/>
          <w:lang w:val="en-GB"/>
        </w:rPr>
        <w:t>affecting rural livelihoods and urban infrastructure</w:t>
      </w:r>
      <w:r w:rsidRPr="00602E43">
        <w:rPr>
          <w:rFonts w:ascii="Roboto" w:hAnsi="Roboto" w:eastAsia="Aptos"/>
          <w:color w:val="000000" w:themeColor="text1"/>
          <w:sz w:val="20"/>
          <w:szCs w:val="20"/>
          <w:lang w:val="en-US"/>
        </w:rPr>
        <w:t xml:space="preserve">. </w:t>
      </w:r>
      <w:r w:rsidRPr="00602E43" w:rsidR="00574540">
        <w:rPr>
          <w:rFonts w:ascii="Roboto" w:hAnsi="Roboto" w:eastAsia="Aptos"/>
          <w:color w:val="000000" w:themeColor="text1"/>
          <w:sz w:val="20"/>
          <w:szCs w:val="20"/>
          <w:lang w:val="en-US"/>
        </w:rPr>
        <w:t xml:space="preserve">The National Bioeconomy Plan (2026-2035) </w:t>
      </w:r>
      <w:proofErr w:type="spellStart"/>
      <w:r w:rsidRPr="00602E43" w:rsidR="00574540">
        <w:rPr>
          <w:rFonts w:ascii="Roboto" w:hAnsi="Roboto" w:eastAsia="Aptos"/>
          <w:color w:val="000000" w:themeColor="text1"/>
          <w:sz w:val="20"/>
          <w:szCs w:val="20"/>
          <w:lang w:val="en-US"/>
        </w:rPr>
        <w:t>emphasises</w:t>
      </w:r>
      <w:proofErr w:type="spellEnd"/>
      <w:r w:rsidRPr="00602E43" w:rsidR="00574540">
        <w:rPr>
          <w:rFonts w:ascii="Roboto" w:hAnsi="Roboto" w:eastAsia="Aptos"/>
          <w:color w:val="000000" w:themeColor="text1"/>
          <w:sz w:val="20"/>
          <w:szCs w:val="20"/>
          <w:lang w:val="en-US"/>
        </w:rPr>
        <w:t xml:space="preserve"> the urgency of supporting traditional peoples and local communities as stewards of biodiversity (MMA, 2026). </w:t>
      </w:r>
    </w:p>
    <w:p w:rsidRPr="008068BA" w:rsidR="00574540" w:rsidP="00574540" w:rsidRDefault="00574540" w14:paraId="2EFE013E" w14:textId="3D955D0C">
      <w:pPr>
        <w:spacing w:before="180" w:after="180"/>
        <w:jc w:val="both"/>
        <w:rPr>
          <w:rFonts w:ascii="Roboto" w:hAnsi="Roboto" w:eastAsia="Aptos"/>
          <w:color w:val="000000" w:themeColor="text1"/>
          <w:sz w:val="20"/>
          <w:szCs w:val="20"/>
          <w:lang w:val="en-GB"/>
        </w:rPr>
      </w:pPr>
      <w:r w:rsidRPr="00602E43">
        <w:rPr>
          <w:rFonts w:ascii="Roboto" w:hAnsi="Roboto" w:eastAsia="Aptos"/>
          <w:color w:val="000000" w:themeColor="text1"/>
          <w:sz w:val="20"/>
          <w:szCs w:val="20"/>
          <w:lang w:val="en-US"/>
        </w:rPr>
        <w:t>Brazil has reaffirmed its </w:t>
      </w:r>
      <w:r w:rsidRPr="00602E43">
        <w:rPr>
          <w:rFonts w:ascii="Roboto" w:hAnsi="Roboto" w:eastAsia="Aptos"/>
          <w:b/>
          <w:bCs/>
          <w:color w:val="000000" w:themeColor="text1"/>
          <w:sz w:val="20"/>
          <w:szCs w:val="20"/>
          <w:lang w:val="en-US"/>
        </w:rPr>
        <w:t>Nationally Determined Contributions (NDCs)</w:t>
      </w:r>
      <w:r w:rsidRPr="00602E43">
        <w:rPr>
          <w:rFonts w:ascii="Roboto" w:hAnsi="Roboto" w:eastAsia="Aptos"/>
          <w:color w:val="000000" w:themeColor="text1"/>
          <w:sz w:val="20"/>
          <w:szCs w:val="20"/>
          <w:lang w:val="en-US"/>
        </w:rPr>
        <w:t> under the Paris Agreement, committing to reduce greenhouse gas emissions by </w:t>
      </w:r>
      <w:r w:rsidRPr="00602E43">
        <w:rPr>
          <w:rFonts w:ascii="Roboto" w:hAnsi="Roboto" w:eastAsia="Aptos"/>
          <w:b/>
          <w:bCs/>
          <w:color w:val="000000" w:themeColor="text1"/>
          <w:sz w:val="20"/>
          <w:szCs w:val="20"/>
          <w:lang w:val="en-US"/>
        </w:rPr>
        <w:t>53% by 2030</w:t>
      </w:r>
      <w:r w:rsidRPr="00602E43">
        <w:rPr>
          <w:rFonts w:ascii="Roboto" w:hAnsi="Roboto" w:eastAsia="Aptos"/>
          <w:color w:val="000000" w:themeColor="text1"/>
          <w:sz w:val="20"/>
          <w:szCs w:val="20"/>
          <w:lang w:val="en-US"/>
        </w:rPr>
        <w:t> compared to 2005 levels, and to achieve </w:t>
      </w:r>
      <w:r w:rsidRPr="00602E43">
        <w:rPr>
          <w:rFonts w:ascii="Roboto" w:hAnsi="Roboto" w:eastAsia="Aptos"/>
          <w:b/>
          <w:bCs/>
          <w:color w:val="000000" w:themeColor="text1"/>
          <w:sz w:val="20"/>
          <w:szCs w:val="20"/>
          <w:lang w:val="en-US"/>
        </w:rPr>
        <w:t>zero illegal deforestation by 2028</w:t>
      </w:r>
      <w:r w:rsidRPr="00602E43">
        <w:rPr>
          <w:rFonts w:ascii="Roboto" w:hAnsi="Roboto" w:eastAsia="Aptos"/>
          <w:color w:val="000000" w:themeColor="text1"/>
          <w:sz w:val="20"/>
          <w:szCs w:val="20"/>
          <w:lang w:val="en-US"/>
        </w:rPr>
        <w:t>. The Climate Policy Initiative (CPI, 2025) estimates that Brazil requires approximately </w:t>
      </w:r>
      <w:r w:rsidRPr="00602E43">
        <w:rPr>
          <w:rFonts w:ascii="Roboto" w:hAnsi="Roboto" w:eastAsia="Aptos"/>
          <w:b/>
          <w:bCs/>
          <w:color w:val="000000" w:themeColor="text1"/>
          <w:sz w:val="20"/>
          <w:szCs w:val="20"/>
          <w:lang w:val="en-US"/>
        </w:rPr>
        <w:t>USD 200 billion</w:t>
      </w:r>
      <w:r w:rsidRPr="00602E43">
        <w:rPr>
          <w:rFonts w:ascii="Roboto" w:hAnsi="Roboto" w:eastAsia="Aptos"/>
          <w:color w:val="000000" w:themeColor="text1"/>
          <w:sz w:val="20"/>
          <w:szCs w:val="20"/>
          <w:lang w:val="en-US"/>
        </w:rPr>
        <w:t> in climate finance by 2030 to meet its NDC targets, with a significant gap in reaching smallholder farmers and community</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based enterprises.</w:t>
      </w:r>
      <w:r w:rsidRPr="00602E43" w:rsidR="008E6591">
        <w:rPr>
          <w:rFonts w:ascii="Roboto" w:hAnsi="Roboto" w:eastAsia="Aptos"/>
          <w:color w:val="000000" w:themeColor="text1"/>
          <w:sz w:val="20"/>
          <w:szCs w:val="20"/>
          <w:lang w:val="en-US"/>
        </w:rPr>
        <w:t xml:space="preserve"> </w:t>
      </w:r>
      <w:r w:rsidRPr="008068BA" w:rsidR="008E6591">
        <w:rPr>
          <w:rFonts w:ascii="Roboto" w:hAnsi="Roboto" w:eastAsia="Aptos"/>
          <w:color w:val="000000" w:themeColor="text1"/>
          <w:sz w:val="20"/>
          <w:szCs w:val="20"/>
          <w:lang w:val="en-GB"/>
        </w:rPr>
        <w:t>The absence of integrated, multi</w:t>
      </w:r>
      <w:r w:rsidRPr="008068BA" w:rsidR="008E6591">
        <w:rPr>
          <w:rFonts w:ascii="Roboto" w:hAnsi="Roboto" w:eastAsia="Aptos"/>
          <w:color w:val="000000" w:themeColor="text1"/>
          <w:sz w:val="20"/>
          <w:szCs w:val="20"/>
          <w:lang w:val="en-GB"/>
        </w:rPr>
        <w:noBreakHyphen/>
      </w:r>
      <w:r w:rsidRPr="008068BA" w:rsidR="008E6591">
        <w:rPr>
          <w:rFonts w:ascii="Roboto" w:hAnsi="Roboto" w:eastAsia="Aptos"/>
          <w:color w:val="000000" w:themeColor="text1"/>
          <w:sz w:val="20"/>
          <w:szCs w:val="20"/>
          <w:lang w:val="en-GB"/>
        </w:rPr>
        <w:t>stakeholder approaches—linking public authorities, civil society, academia, the private sector and blended finance mechanisms—hinders progress on climate resilience, deforestation control and value</w:t>
      </w:r>
      <w:r w:rsidRPr="008068BA" w:rsidR="008E6591">
        <w:rPr>
          <w:rFonts w:ascii="Roboto" w:hAnsi="Roboto" w:eastAsia="Aptos"/>
          <w:color w:val="000000" w:themeColor="text1"/>
          <w:sz w:val="20"/>
          <w:szCs w:val="20"/>
          <w:lang w:val="en-GB"/>
        </w:rPr>
        <w:noBreakHyphen/>
      </w:r>
      <w:r w:rsidRPr="008068BA" w:rsidR="008E6591">
        <w:rPr>
          <w:rFonts w:ascii="Roboto" w:hAnsi="Roboto" w:eastAsia="Aptos"/>
          <w:color w:val="000000" w:themeColor="text1"/>
          <w:sz w:val="20"/>
          <w:szCs w:val="20"/>
          <w:lang w:val="en-GB"/>
        </w:rPr>
        <w:t>chain decarbonisation</w:t>
      </w:r>
      <w:r w:rsidR="00926CDF">
        <w:rPr>
          <w:rFonts w:ascii="Roboto" w:hAnsi="Roboto" w:eastAsia="Aptos"/>
          <w:color w:val="000000" w:themeColor="text1"/>
          <w:sz w:val="20"/>
          <w:szCs w:val="20"/>
          <w:lang w:val="en-GB"/>
        </w:rPr>
        <w:t>.</w:t>
      </w:r>
    </w:p>
    <w:p w:rsidRPr="008068BA" w:rsidR="004F45FE" w:rsidP="004F45FE" w:rsidRDefault="004F45FE" w14:paraId="79F99130" w14:textId="229FD98A">
      <w:pPr>
        <w:spacing w:before="180" w:after="180"/>
        <w:jc w:val="both"/>
        <w:rPr>
          <w:rFonts w:ascii="Roboto" w:hAnsi="Roboto" w:eastAsia="Aptos"/>
          <w:color w:val="000000" w:themeColor="text1"/>
          <w:sz w:val="20"/>
          <w:szCs w:val="20"/>
          <w:lang w:val="en-GB"/>
        </w:rPr>
      </w:pPr>
      <w:r w:rsidRPr="008068BA">
        <w:rPr>
          <w:rFonts w:ascii="Roboto" w:hAnsi="Roboto" w:eastAsia="Aptos"/>
          <w:color w:val="000000" w:themeColor="text1"/>
          <w:sz w:val="20"/>
          <w:szCs w:val="20"/>
          <w:u w:val="single"/>
          <w:lang w:val="en-GB"/>
        </w:rPr>
        <w:t>Social Inequalities, Gender and Mobility</w:t>
      </w:r>
    </w:p>
    <w:p w:rsidR="008068BA" w:rsidP="004F45FE" w:rsidRDefault="008068BA" w14:paraId="4D7C0748" w14:textId="4978528A">
      <w:pPr>
        <w:spacing w:before="180" w:after="180"/>
        <w:jc w:val="both"/>
        <w:rPr>
          <w:rFonts w:ascii="Roboto" w:hAnsi="Roboto" w:eastAsia="Aptos"/>
          <w:color w:val="000000" w:themeColor="text1"/>
          <w:sz w:val="20"/>
          <w:szCs w:val="20"/>
          <w:lang w:val="en-US"/>
        </w:rPr>
      </w:pPr>
      <w:r w:rsidRPr="00602E43">
        <w:rPr>
          <w:rFonts w:ascii="Roboto" w:hAnsi="Roboto" w:eastAsia="Aptos"/>
          <w:color w:val="000000" w:themeColor="text1"/>
          <w:sz w:val="20"/>
          <w:szCs w:val="20"/>
          <w:lang w:val="en-US"/>
        </w:rPr>
        <w:t xml:space="preserve">Women and young people in Northern Brazil, the Amazon and urban peripheries face structural barriers to economic participation, leadership, </w:t>
      </w:r>
      <w:r w:rsidRPr="008068BA">
        <w:rPr>
          <w:rFonts w:ascii="Roboto" w:hAnsi="Roboto" w:eastAsia="Aptos"/>
          <w:color w:val="000000" w:themeColor="text1"/>
          <w:sz w:val="20"/>
          <w:szCs w:val="20"/>
          <w:lang w:val="en-GB"/>
        </w:rPr>
        <w:t>and access to productive assets</w:t>
      </w:r>
      <w:r w:rsidRPr="00602E43">
        <w:rPr>
          <w:rFonts w:ascii="Roboto" w:hAnsi="Roboto" w:eastAsia="Aptos"/>
          <w:color w:val="000000" w:themeColor="text1"/>
          <w:sz w:val="20"/>
          <w:szCs w:val="20"/>
          <w:lang w:val="en-US"/>
        </w:rPr>
        <w:t>. The Amazon region records a 19% increase in femicide in Pará and 36.8% higher incidence of sexual violence than the national average (FBSP, 2025). Rural women work 22.9 hours per week in household and care tasks, more than double the time spent by men (10.5 hours). Indigenous populations face poverty rates exceeding 60%, compared to 28% among white Brazilians (PNUD, 2024). Climate</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induced displacement is an emerging challenge, requiring integrated responses linking adaptation, resilient livelihoods and human rights.</w:t>
      </w:r>
    </w:p>
    <w:p w:rsidRPr="00426AD4" w:rsidR="00426AD4" w:rsidP="004F45FE" w:rsidRDefault="00426AD4" w14:paraId="5E3EDC0D" w14:textId="72162172">
      <w:pPr>
        <w:spacing w:before="180" w:after="180"/>
        <w:jc w:val="both"/>
        <w:rPr>
          <w:rFonts w:ascii="Roboto" w:hAnsi="Roboto" w:eastAsia="Aptos"/>
          <w:color w:val="000000" w:themeColor="text1"/>
          <w:sz w:val="20"/>
          <w:szCs w:val="20"/>
          <w:lang w:val="en-US"/>
        </w:rPr>
      </w:pPr>
      <w:r w:rsidRPr="00426AD4">
        <w:rPr>
          <w:rFonts w:ascii="Roboto" w:hAnsi="Roboto" w:eastAsia="Aptos"/>
          <w:color w:val="000000" w:themeColor="text1"/>
          <w:sz w:val="20"/>
          <w:szCs w:val="20"/>
          <w:lang w:val="en-US"/>
        </w:rPr>
        <w:t xml:space="preserve">The </w:t>
      </w:r>
      <w:proofErr w:type="spellStart"/>
      <w:r w:rsidRPr="00426AD4">
        <w:rPr>
          <w:rFonts w:ascii="Roboto" w:hAnsi="Roboto" w:eastAsia="Aptos"/>
          <w:color w:val="000000" w:themeColor="text1"/>
          <w:sz w:val="20"/>
          <w:szCs w:val="20"/>
          <w:lang w:val="en-US"/>
        </w:rPr>
        <w:t>programme</w:t>
      </w:r>
      <w:proofErr w:type="spellEnd"/>
      <w:r w:rsidRPr="00426AD4">
        <w:rPr>
          <w:rFonts w:ascii="Roboto" w:hAnsi="Roboto" w:eastAsia="Aptos"/>
          <w:color w:val="000000" w:themeColor="text1"/>
          <w:sz w:val="20"/>
          <w:szCs w:val="20"/>
          <w:lang w:val="en-US"/>
        </w:rPr>
        <w:t xml:space="preserve"> </w:t>
      </w:r>
      <w:proofErr w:type="spellStart"/>
      <w:r w:rsidRPr="00426AD4">
        <w:rPr>
          <w:rFonts w:ascii="Roboto" w:hAnsi="Roboto" w:eastAsia="Aptos"/>
          <w:color w:val="000000" w:themeColor="text1"/>
          <w:sz w:val="20"/>
          <w:szCs w:val="20"/>
          <w:lang w:val="en-US"/>
        </w:rPr>
        <w:t>focuses</w:t>
      </w:r>
      <w:proofErr w:type="spellEnd"/>
      <w:r w:rsidRPr="00426AD4">
        <w:rPr>
          <w:rFonts w:ascii="Roboto" w:hAnsi="Roboto" w:eastAsia="Aptos"/>
          <w:color w:val="000000" w:themeColor="text1"/>
          <w:sz w:val="20"/>
          <w:szCs w:val="20"/>
          <w:lang w:val="en-US"/>
        </w:rPr>
        <w:t xml:space="preserve"> on transformative change – addressing root causes of inequality, exclusion and environmental degradation – rather than isolated or incremental adjustments. It </w:t>
      </w:r>
      <w:proofErr w:type="spellStart"/>
      <w:r w:rsidRPr="00426AD4">
        <w:rPr>
          <w:rFonts w:ascii="Roboto" w:hAnsi="Roboto" w:eastAsia="Aptos"/>
          <w:color w:val="000000" w:themeColor="text1"/>
          <w:sz w:val="20"/>
          <w:szCs w:val="20"/>
          <w:lang w:val="en-US"/>
        </w:rPr>
        <w:t>recognises</w:t>
      </w:r>
      <w:proofErr w:type="spellEnd"/>
      <w:r w:rsidRPr="00426AD4">
        <w:rPr>
          <w:rFonts w:ascii="Roboto" w:hAnsi="Roboto" w:eastAsia="Aptos"/>
          <w:color w:val="000000" w:themeColor="text1"/>
          <w:sz w:val="20"/>
          <w:szCs w:val="20"/>
          <w:lang w:val="en-US"/>
        </w:rPr>
        <w:t xml:space="preserve"> that durable change requires shifting power relations, institutional practices and cultural norms, not only improving service delivery or market access.</w:t>
      </w:r>
    </w:p>
    <w:p w:rsidRPr="00602E43" w:rsidR="002C27FC" w:rsidP="00906BD2" w:rsidRDefault="00241AAB" w14:paraId="2FC5973E" w14:textId="50C7B1E6">
      <w:pPr>
        <w:pStyle w:val="Ttulo1"/>
        <w:numPr>
          <w:ilvl w:val="0"/>
          <w:numId w:val="4"/>
        </w:numPr>
        <w:ind w:left="284"/>
        <w:rPr>
          <w:rFonts w:ascii="Roboto" w:hAnsi="Roboto" w:eastAsia="Times New Roman"/>
          <w:sz w:val="24"/>
          <w:szCs w:val="24"/>
          <w:lang w:val="en-US"/>
        </w:rPr>
      </w:pPr>
      <w:bookmarkStart w:name="vision-and-objectives-what-for" w:id="2"/>
      <w:bookmarkEnd w:id="1"/>
      <w:proofErr w:type="spellStart"/>
      <w:r w:rsidRPr="00602E43">
        <w:rPr>
          <w:rFonts w:ascii="Roboto" w:hAnsi="Roboto" w:eastAsia="Times New Roman"/>
          <w:sz w:val="24"/>
          <w:szCs w:val="24"/>
          <w:lang w:val="en-US"/>
        </w:rPr>
        <w:t>Trias</w:t>
      </w:r>
      <w:proofErr w:type="spellEnd"/>
      <w:r w:rsidRPr="00602E43" w:rsidR="008E0A0F">
        <w:rPr>
          <w:rFonts w:ascii="Roboto" w:hAnsi="Roboto" w:eastAsia="Times New Roman"/>
          <w:sz w:val="24"/>
          <w:szCs w:val="24"/>
          <w:lang w:val="en-US"/>
        </w:rPr>
        <w:t>’</w:t>
      </w:r>
      <w:r w:rsidRPr="00602E43">
        <w:rPr>
          <w:rFonts w:ascii="Roboto" w:hAnsi="Roboto" w:eastAsia="Times New Roman"/>
          <w:sz w:val="24"/>
          <w:szCs w:val="24"/>
          <w:lang w:val="en-US"/>
        </w:rPr>
        <w:t xml:space="preserve"> </w:t>
      </w:r>
      <w:r w:rsidRPr="00602E43" w:rsidR="006B46AC">
        <w:rPr>
          <w:rFonts w:ascii="Roboto" w:hAnsi="Roboto" w:eastAsia="Times New Roman"/>
          <w:sz w:val="24"/>
          <w:szCs w:val="24"/>
          <w:lang w:val="en-US"/>
        </w:rPr>
        <w:t>v</w:t>
      </w:r>
      <w:r w:rsidRPr="00602E43" w:rsidR="002C27FC">
        <w:rPr>
          <w:rFonts w:ascii="Roboto" w:hAnsi="Roboto" w:eastAsia="Times New Roman"/>
          <w:sz w:val="24"/>
          <w:szCs w:val="24"/>
          <w:lang w:val="en-US"/>
        </w:rPr>
        <w:t xml:space="preserve">ision and </w:t>
      </w:r>
      <w:r w:rsidRPr="00602E43">
        <w:rPr>
          <w:rFonts w:ascii="Roboto" w:hAnsi="Roboto" w:eastAsia="Times New Roman"/>
          <w:sz w:val="24"/>
          <w:szCs w:val="24"/>
          <w:lang w:val="en-US"/>
        </w:rPr>
        <w:t xml:space="preserve">long-term </w:t>
      </w:r>
      <w:proofErr w:type="spellStart"/>
      <w:r w:rsidRPr="00602E43" w:rsidR="00B36FE4">
        <w:rPr>
          <w:rFonts w:ascii="Roboto" w:hAnsi="Roboto" w:eastAsia="Times New Roman"/>
          <w:sz w:val="24"/>
          <w:szCs w:val="24"/>
          <w:lang w:val="en-US"/>
        </w:rPr>
        <w:t>programme</w:t>
      </w:r>
      <w:proofErr w:type="spellEnd"/>
      <w:r w:rsidRPr="00602E43" w:rsidR="00B36FE4">
        <w:rPr>
          <w:rFonts w:ascii="Roboto" w:hAnsi="Roboto" w:eastAsia="Times New Roman"/>
          <w:sz w:val="24"/>
          <w:szCs w:val="24"/>
          <w:lang w:val="en-US"/>
        </w:rPr>
        <w:t xml:space="preserve"> </w:t>
      </w:r>
      <w:r w:rsidRPr="00602E43" w:rsidR="002C27FC">
        <w:rPr>
          <w:rFonts w:ascii="Roboto" w:hAnsi="Roboto" w:eastAsia="Times New Roman"/>
          <w:sz w:val="24"/>
          <w:szCs w:val="24"/>
          <w:lang w:val="en-US"/>
        </w:rPr>
        <w:t>objectives (what for?)</w:t>
      </w:r>
    </w:p>
    <w:p w:rsidRPr="00602E43" w:rsidR="00DB0481" w:rsidP="00DE1222" w:rsidRDefault="00581566" w14:paraId="5AF3674E" w14:textId="2B36AC91">
      <w:pPr>
        <w:pStyle w:val="Ttulo3"/>
        <w:numPr>
          <w:ilvl w:val="0"/>
          <w:numId w:val="7"/>
        </w:numPr>
        <w:rPr>
          <w:rFonts w:ascii="Roboto" w:hAnsi="Roboto" w:eastAsia="Times New Roman"/>
          <w:sz w:val="22"/>
          <w:szCs w:val="22"/>
          <w:lang w:val="en-US"/>
        </w:rPr>
      </w:pPr>
      <w:r w:rsidRPr="00602E43">
        <w:rPr>
          <w:rFonts w:ascii="Roboto" w:hAnsi="Roboto" w:eastAsia="Times New Roman"/>
          <w:sz w:val="22"/>
          <w:szCs w:val="22"/>
          <w:lang w:val="en-US"/>
        </w:rPr>
        <w:t>Sustainable system changes</w:t>
      </w:r>
      <w:r w:rsidRPr="00602E43" w:rsidR="0037198E">
        <w:rPr>
          <w:rFonts w:ascii="Roboto" w:hAnsi="Roboto" w:eastAsia="Times New Roman"/>
          <w:sz w:val="22"/>
          <w:szCs w:val="22"/>
          <w:lang w:val="en-US"/>
        </w:rPr>
        <w:t xml:space="preserve"> for</w:t>
      </w:r>
      <w:r w:rsidRPr="00602E43" w:rsidR="00B36FE4">
        <w:rPr>
          <w:rFonts w:ascii="Roboto" w:hAnsi="Roboto" w:eastAsia="Times New Roman"/>
          <w:sz w:val="22"/>
          <w:szCs w:val="22"/>
          <w:lang w:val="en-US"/>
        </w:rPr>
        <w:t xml:space="preserve"> more social justice worldwide</w:t>
      </w:r>
    </w:p>
    <w:p w:rsidRPr="00602E43" w:rsidR="00DB0481" w:rsidP="00DB0481" w:rsidRDefault="00DB0481" w14:paraId="48573724" w14:textId="202E7675">
      <w:pPr>
        <w:spacing w:before="120" w:after="120"/>
        <w:jc w:val="both"/>
        <w:rPr>
          <w:rFonts w:ascii="Roboto" w:hAnsi="Roboto" w:eastAsia="Aptos"/>
          <w:color w:val="000000" w:themeColor="text1"/>
          <w:sz w:val="20"/>
          <w:szCs w:val="20"/>
          <w:lang w:val="en-US"/>
        </w:rPr>
      </w:pPr>
      <w:r w:rsidRPr="00602E43">
        <w:rPr>
          <w:rFonts w:ascii="Roboto" w:hAnsi="Roboto" w:eastAsia="Aptos"/>
          <w:color w:val="000000" w:themeColor="text1"/>
          <w:sz w:val="20"/>
          <w:szCs w:val="20"/>
          <w:lang w:val="en-US"/>
        </w:rPr>
        <w:t xml:space="preserve">More social justice, and a more equitable, sustainable and resilient living and working environment for family entrepreneurs worldwide, are the ultimate goals of this </w:t>
      </w:r>
      <w:proofErr w:type="spellStart"/>
      <w:r w:rsidRPr="00602E43">
        <w:rPr>
          <w:rFonts w:ascii="Roboto" w:hAnsi="Roboto" w:eastAsia="Aptos"/>
          <w:color w:val="000000" w:themeColor="text1"/>
          <w:sz w:val="20"/>
          <w:szCs w:val="20"/>
          <w:lang w:val="en-US"/>
        </w:rPr>
        <w:t>programme</w:t>
      </w:r>
      <w:proofErr w:type="spellEnd"/>
      <w:r w:rsidRPr="00602E43">
        <w:rPr>
          <w:rFonts w:ascii="Roboto" w:hAnsi="Roboto" w:eastAsia="Aptos"/>
          <w:color w:val="000000" w:themeColor="text1"/>
          <w:sz w:val="20"/>
          <w:szCs w:val="20"/>
          <w:lang w:val="en-US"/>
        </w:rPr>
        <w:t xml:space="preserve">, the dream behind the broader strategy of </w:t>
      </w:r>
      <w:proofErr w:type="spellStart"/>
      <w:r w:rsidRPr="00602E43">
        <w:rPr>
          <w:rFonts w:ascii="Roboto" w:hAnsi="Roboto" w:eastAsia="Aptos"/>
          <w:color w:val="000000" w:themeColor="text1"/>
          <w:sz w:val="20"/>
          <w:szCs w:val="20"/>
          <w:lang w:val="en-US"/>
        </w:rPr>
        <w:t>Trias</w:t>
      </w:r>
      <w:proofErr w:type="spellEnd"/>
      <w:r w:rsidRPr="00602E43">
        <w:rPr>
          <w:rFonts w:ascii="Roboto" w:hAnsi="Roboto" w:eastAsia="Aptos"/>
          <w:color w:val="000000" w:themeColor="text1"/>
          <w:sz w:val="20"/>
          <w:szCs w:val="20"/>
          <w:lang w:val="en-US"/>
        </w:rPr>
        <w:t xml:space="preserve"> – and the driving force of many other </w:t>
      </w:r>
      <w:proofErr w:type="spellStart"/>
      <w:r w:rsidRPr="00602E43">
        <w:rPr>
          <w:rFonts w:ascii="Roboto" w:hAnsi="Roboto" w:eastAsia="Aptos"/>
          <w:color w:val="000000" w:themeColor="text1"/>
          <w:sz w:val="20"/>
          <w:szCs w:val="20"/>
          <w:lang w:val="en-US"/>
        </w:rPr>
        <w:t>organisations</w:t>
      </w:r>
      <w:proofErr w:type="spellEnd"/>
      <w:r w:rsidRPr="00602E43">
        <w:rPr>
          <w:rFonts w:ascii="Roboto" w:hAnsi="Roboto" w:eastAsia="Aptos"/>
          <w:color w:val="000000" w:themeColor="text1"/>
          <w:sz w:val="20"/>
          <w:szCs w:val="20"/>
          <w:lang w:val="en-US"/>
        </w:rPr>
        <w:t xml:space="preserve"> and individuals with whom </w:t>
      </w:r>
      <w:proofErr w:type="spellStart"/>
      <w:r w:rsidRPr="00602E43">
        <w:rPr>
          <w:rFonts w:ascii="Roboto" w:hAnsi="Roboto" w:eastAsia="Aptos"/>
          <w:color w:val="000000" w:themeColor="text1"/>
          <w:sz w:val="20"/>
          <w:szCs w:val="20"/>
          <w:lang w:val="en-US"/>
        </w:rPr>
        <w:t>Trias</w:t>
      </w:r>
      <w:proofErr w:type="spellEnd"/>
      <w:r w:rsidRPr="00602E43">
        <w:rPr>
          <w:rFonts w:ascii="Roboto" w:hAnsi="Roboto" w:eastAsia="Aptos"/>
          <w:color w:val="000000" w:themeColor="text1"/>
          <w:sz w:val="20"/>
          <w:szCs w:val="20"/>
          <w:lang w:val="en-US"/>
        </w:rPr>
        <w:t xml:space="preserve"> cooperates. We believe this can only be achieved when family entrepreneurs and their member</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 xml:space="preserve">based </w:t>
      </w:r>
      <w:proofErr w:type="spellStart"/>
      <w:r w:rsidRPr="00602E43">
        <w:rPr>
          <w:rFonts w:ascii="Roboto" w:hAnsi="Roboto" w:eastAsia="Aptos"/>
          <w:color w:val="000000" w:themeColor="text1"/>
          <w:sz w:val="20"/>
          <w:szCs w:val="20"/>
          <w:lang w:val="en-US"/>
        </w:rPr>
        <w:t>organisations</w:t>
      </w:r>
      <w:proofErr w:type="spellEnd"/>
      <w:r w:rsidRPr="00602E43">
        <w:rPr>
          <w:rFonts w:ascii="Roboto" w:hAnsi="Roboto" w:eastAsia="Aptos"/>
          <w:color w:val="000000" w:themeColor="text1"/>
          <w:sz w:val="20"/>
          <w:szCs w:val="20"/>
          <w:lang w:val="en-US"/>
        </w:rPr>
        <w:t xml:space="preserve"> (MBOs) act as genuine change agents in their own ecosystems – their families, businesses, communities and country – and join forces with relevant actors to transform the root causes of inequality, power imbalances, poverty and environmental degradation.</w:t>
      </w:r>
    </w:p>
    <w:p w:rsidRPr="00602E43" w:rsidR="00C24DD3" w:rsidP="00AE6D37" w:rsidRDefault="00DB0481" w14:paraId="2879ECC7" w14:textId="19B095C3">
      <w:pPr>
        <w:spacing w:before="120" w:after="120"/>
        <w:jc w:val="both"/>
        <w:rPr>
          <w:rFonts w:ascii="Roboto" w:hAnsi="Roboto" w:eastAsia="Aptos"/>
          <w:sz w:val="20"/>
          <w:szCs w:val="20"/>
          <w:lang w:val="en-US"/>
        </w:rPr>
      </w:pPr>
      <w:r w:rsidRPr="00602E43">
        <w:rPr>
          <w:rFonts w:ascii="Roboto" w:hAnsi="Roboto" w:eastAsia="Aptos"/>
          <w:color w:val="000000" w:themeColor="text1"/>
          <w:sz w:val="20"/>
          <w:szCs w:val="20"/>
          <w:lang w:val="en-US"/>
        </w:rPr>
        <w:t xml:space="preserve">In Brazil, this </w:t>
      </w:r>
      <w:proofErr w:type="spellStart"/>
      <w:r w:rsidRPr="00602E43">
        <w:rPr>
          <w:rFonts w:ascii="Roboto" w:hAnsi="Roboto" w:eastAsia="Aptos"/>
          <w:color w:val="000000" w:themeColor="text1"/>
          <w:sz w:val="20"/>
          <w:szCs w:val="20"/>
          <w:lang w:val="en-US"/>
        </w:rPr>
        <w:t>programme</w:t>
      </w:r>
      <w:proofErr w:type="spellEnd"/>
      <w:r w:rsidRPr="00602E43">
        <w:rPr>
          <w:rFonts w:ascii="Roboto" w:hAnsi="Roboto" w:eastAsia="Aptos"/>
          <w:color w:val="000000" w:themeColor="text1"/>
          <w:sz w:val="20"/>
          <w:szCs w:val="20"/>
          <w:lang w:val="en-US"/>
        </w:rPr>
        <w:t xml:space="preserve"> will contribute to greater economic stability, stronger climate resilience, and enhanced agency of women, youth and other under-represented entrepreneurs operating in highly vulnerable and informal contexts, as highlighted in the country’s context analysis</w:t>
      </w:r>
      <w:r w:rsidRPr="00602E43" w:rsidR="00AE6D37">
        <w:rPr>
          <w:rFonts w:ascii="Roboto" w:hAnsi="Roboto" w:eastAsia="Aptos"/>
          <w:color w:val="000000" w:themeColor="text1"/>
          <w:sz w:val="20"/>
          <w:szCs w:val="20"/>
          <w:lang w:val="en-US"/>
        </w:rPr>
        <w:t xml:space="preserve">. </w:t>
      </w:r>
      <w:r w:rsidRPr="00AE6D37" w:rsidR="00E13AB0">
        <w:rPr>
          <w:rFonts w:ascii="Roboto" w:hAnsi="Roboto" w:eastAsia="Aptos"/>
          <w:iCs/>
          <w:sz w:val="20"/>
          <w:szCs w:val="20"/>
          <w:lang w:val="en-GB"/>
        </w:rPr>
        <w:t xml:space="preserve">Only then, they will </w:t>
      </w:r>
      <w:r w:rsidRPr="00AE6D37" w:rsidR="00066053">
        <w:rPr>
          <w:rFonts w:ascii="Roboto" w:hAnsi="Roboto" w:eastAsia="Aptos"/>
          <w:iCs/>
          <w:sz w:val="20"/>
          <w:szCs w:val="20"/>
          <w:lang w:val="en-GB"/>
        </w:rPr>
        <w:t>be able to exploit their full entrepreneurial potential</w:t>
      </w:r>
      <w:r w:rsidRPr="00AE6D37" w:rsidR="00E13AB0">
        <w:rPr>
          <w:rFonts w:ascii="Roboto" w:hAnsi="Roboto" w:eastAsia="Aptos"/>
          <w:iCs/>
          <w:sz w:val="20"/>
          <w:szCs w:val="20"/>
          <w:lang w:val="en-GB"/>
        </w:rPr>
        <w:t xml:space="preserve">, and </w:t>
      </w:r>
      <w:r w:rsidRPr="00AE6D37" w:rsidR="00F528C7">
        <w:rPr>
          <w:rFonts w:ascii="Roboto" w:hAnsi="Roboto" w:eastAsia="Aptos"/>
          <w:iCs/>
          <w:sz w:val="20"/>
          <w:szCs w:val="20"/>
          <w:lang w:val="en-GB"/>
        </w:rPr>
        <w:t>become</w:t>
      </w:r>
      <w:r w:rsidRPr="00AE6D37" w:rsidR="00874864">
        <w:rPr>
          <w:rFonts w:ascii="Roboto" w:hAnsi="Roboto" w:eastAsia="Aptos"/>
          <w:iCs/>
          <w:sz w:val="20"/>
          <w:szCs w:val="20"/>
          <w:lang w:val="en-GB"/>
        </w:rPr>
        <w:t xml:space="preserve"> successful leaders and entrepreneurs, </w:t>
      </w:r>
      <w:r w:rsidRPr="00AE6D37" w:rsidR="00E13AB0">
        <w:rPr>
          <w:rFonts w:ascii="Roboto" w:hAnsi="Roboto" w:eastAsia="Aptos"/>
          <w:iCs/>
          <w:sz w:val="20"/>
          <w:szCs w:val="20"/>
          <w:lang w:val="en-GB"/>
        </w:rPr>
        <w:t>seeing</w:t>
      </w:r>
      <w:r w:rsidRPr="00AE6D37" w:rsidR="00CF3A50">
        <w:rPr>
          <w:rFonts w:ascii="Roboto" w:hAnsi="Roboto" w:eastAsia="Aptos"/>
          <w:iCs/>
          <w:sz w:val="20"/>
          <w:szCs w:val="20"/>
          <w:lang w:val="en-GB"/>
        </w:rPr>
        <w:t xml:space="preserve"> their </w:t>
      </w:r>
      <w:r w:rsidRPr="00602E43" w:rsidR="00CF3A50">
        <w:rPr>
          <w:rFonts w:ascii="Roboto" w:hAnsi="Roboto" w:eastAsia="Aptos"/>
          <w:sz w:val="20"/>
          <w:szCs w:val="20"/>
          <w:lang w:val="en-US"/>
        </w:rPr>
        <w:t>productivity and</w:t>
      </w:r>
      <w:r w:rsidRPr="00AE6D37" w:rsidR="00CF3A50">
        <w:rPr>
          <w:rFonts w:ascii="Roboto" w:hAnsi="Roboto" w:eastAsia="Aptos"/>
          <w:iCs/>
          <w:sz w:val="20"/>
          <w:szCs w:val="20"/>
          <w:lang w:val="en-GB"/>
        </w:rPr>
        <w:t xml:space="preserve"> income systematically and</w:t>
      </w:r>
      <w:r w:rsidRPr="00602E43" w:rsidR="00CF3A50">
        <w:rPr>
          <w:rFonts w:ascii="Roboto" w:hAnsi="Roboto" w:eastAsia="Aptos"/>
          <w:sz w:val="20"/>
          <w:szCs w:val="20"/>
          <w:lang w:val="en-US"/>
        </w:rPr>
        <w:t xml:space="preserve"> sustainably increased.</w:t>
      </w:r>
      <w:r w:rsidRPr="00602E43" w:rsidR="00E13AB0">
        <w:rPr>
          <w:rFonts w:ascii="Roboto" w:hAnsi="Roboto" w:eastAsia="Aptos"/>
          <w:sz w:val="20"/>
          <w:szCs w:val="20"/>
          <w:lang w:val="en-US"/>
        </w:rPr>
        <w:t xml:space="preserve"> This in turn will </w:t>
      </w:r>
      <w:r w:rsidRPr="00602E43" w:rsidR="00027D96">
        <w:rPr>
          <w:rFonts w:ascii="Roboto" w:hAnsi="Roboto" w:eastAsia="Aptos"/>
          <w:sz w:val="20"/>
          <w:szCs w:val="20"/>
          <w:lang w:val="en-US"/>
        </w:rPr>
        <w:t>give the</w:t>
      </w:r>
      <w:r w:rsidRPr="00602E43" w:rsidR="004F29B5">
        <w:rPr>
          <w:rFonts w:ascii="Roboto" w:hAnsi="Roboto" w:eastAsia="Aptos"/>
          <w:sz w:val="20"/>
          <w:szCs w:val="20"/>
          <w:lang w:val="en-US"/>
        </w:rPr>
        <w:t>se</w:t>
      </w:r>
      <w:r w:rsidRPr="00602E43" w:rsidR="00200F7A">
        <w:rPr>
          <w:rFonts w:ascii="Roboto" w:hAnsi="Roboto" w:eastAsia="Aptos"/>
          <w:sz w:val="20"/>
          <w:szCs w:val="20"/>
          <w:lang w:val="en-US"/>
        </w:rPr>
        <w:t xml:space="preserve"> typically underprivileged entrepreneurs</w:t>
      </w:r>
      <w:r w:rsidRPr="00602E43" w:rsidR="00027D96">
        <w:rPr>
          <w:rFonts w:ascii="Roboto" w:hAnsi="Roboto" w:eastAsia="Aptos"/>
          <w:sz w:val="20"/>
          <w:szCs w:val="20"/>
          <w:lang w:val="en-US"/>
        </w:rPr>
        <w:t xml:space="preserve"> more strength and voice to </w:t>
      </w:r>
      <w:r w:rsidRPr="00602E43" w:rsidR="00F41C95">
        <w:rPr>
          <w:rFonts w:ascii="Roboto" w:hAnsi="Roboto" w:eastAsia="Aptos"/>
          <w:sz w:val="20"/>
          <w:szCs w:val="20"/>
          <w:lang w:val="en-US"/>
        </w:rPr>
        <w:t>joint</w:t>
      </w:r>
      <w:r w:rsidRPr="00602E43" w:rsidR="005D7864">
        <w:rPr>
          <w:rFonts w:ascii="Roboto" w:hAnsi="Roboto" w:eastAsia="Aptos"/>
          <w:sz w:val="20"/>
          <w:szCs w:val="20"/>
          <w:lang w:val="en-US"/>
        </w:rPr>
        <w:t xml:space="preserve">ly </w:t>
      </w:r>
      <w:r w:rsidRPr="00602E43" w:rsidR="00C23170">
        <w:rPr>
          <w:rFonts w:ascii="Roboto" w:hAnsi="Roboto" w:eastAsia="Aptos"/>
          <w:sz w:val="20"/>
          <w:szCs w:val="20"/>
          <w:lang w:val="en-US"/>
        </w:rPr>
        <w:t>take steps in addressing</w:t>
      </w:r>
      <w:r w:rsidRPr="00602E43" w:rsidR="005D7864">
        <w:rPr>
          <w:rFonts w:ascii="Roboto" w:hAnsi="Roboto" w:eastAsia="Aptos"/>
          <w:sz w:val="20"/>
          <w:szCs w:val="20"/>
          <w:lang w:val="en-US"/>
        </w:rPr>
        <w:t xml:space="preserve"> </w:t>
      </w:r>
      <w:r w:rsidRPr="00602E43" w:rsidR="00027D96">
        <w:rPr>
          <w:rFonts w:ascii="Roboto" w:hAnsi="Roboto" w:eastAsia="Aptos"/>
          <w:sz w:val="20"/>
          <w:szCs w:val="20"/>
          <w:lang w:val="en-US"/>
        </w:rPr>
        <w:t>remaining root causes of social injustice</w:t>
      </w:r>
      <w:r w:rsidRPr="00602E43" w:rsidR="006460DA">
        <w:rPr>
          <w:rFonts w:ascii="Roboto" w:hAnsi="Roboto" w:eastAsia="Aptos"/>
          <w:sz w:val="20"/>
          <w:szCs w:val="20"/>
          <w:lang w:val="en-US"/>
        </w:rPr>
        <w:t xml:space="preserve"> within their</w:t>
      </w:r>
      <w:r w:rsidRPr="00602E43" w:rsidR="00D00172">
        <w:rPr>
          <w:rFonts w:ascii="Roboto" w:hAnsi="Roboto" w:eastAsia="Aptos"/>
          <w:sz w:val="20"/>
          <w:szCs w:val="20"/>
          <w:lang w:val="en-US"/>
        </w:rPr>
        <w:t xml:space="preserve"> working and living environment</w:t>
      </w:r>
      <w:r w:rsidRPr="00602E43" w:rsidR="00027D96">
        <w:rPr>
          <w:rFonts w:ascii="Roboto" w:hAnsi="Roboto" w:eastAsia="Aptos"/>
          <w:sz w:val="20"/>
          <w:szCs w:val="20"/>
          <w:lang w:val="en-US"/>
        </w:rPr>
        <w:t>.</w:t>
      </w:r>
      <w:r w:rsidRPr="00602E43" w:rsidR="005452ED">
        <w:rPr>
          <w:rFonts w:ascii="Roboto" w:hAnsi="Roboto" w:eastAsia="Aptos"/>
          <w:sz w:val="20"/>
          <w:szCs w:val="20"/>
          <w:lang w:val="en-US"/>
        </w:rPr>
        <w:t xml:space="preserve"> </w:t>
      </w:r>
    </w:p>
    <w:p w:rsidRPr="00602E43" w:rsidR="00AE6D37" w:rsidP="00AE6D37" w:rsidRDefault="00AE6D37" w14:paraId="4CBA7FD5" w14:textId="49F697BA">
      <w:pPr>
        <w:spacing w:before="120" w:after="120"/>
        <w:jc w:val="both"/>
        <w:rPr>
          <w:rFonts w:ascii="Roboto" w:hAnsi="Roboto" w:eastAsia="Aptos"/>
          <w:color w:val="000000" w:themeColor="text1"/>
          <w:sz w:val="20"/>
          <w:szCs w:val="20"/>
          <w:lang w:val="en-US"/>
        </w:rPr>
      </w:pPr>
      <w:r w:rsidRPr="00602E43">
        <w:rPr>
          <w:rFonts w:ascii="Roboto" w:hAnsi="Roboto" w:eastAsia="Aptos"/>
          <w:color w:val="000000" w:themeColor="text1"/>
          <w:sz w:val="20"/>
          <w:szCs w:val="20"/>
          <w:lang w:val="en-US"/>
        </w:rPr>
        <w:t xml:space="preserve">At the broader societal and entrepreneurial ecosystem level, the </w:t>
      </w:r>
      <w:proofErr w:type="spellStart"/>
      <w:r w:rsidRPr="00602E43">
        <w:rPr>
          <w:rFonts w:ascii="Roboto" w:hAnsi="Roboto" w:eastAsia="Aptos"/>
          <w:color w:val="000000" w:themeColor="text1"/>
          <w:sz w:val="20"/>
          <w:szCs w:val="20"/>
          <w:lang w:val="en-US"/>
        </w:rPr>
        <w:t>programme</w:t>
      </w:r>
      <w:proofErr w:type="spellEnd"/>
      <w:r w:rsidRPr="00602E43">
        <w:rPr>
          <w:rFonts w:ascii="Roboto" w:hAnsi="Roboto" w:eastAsia="Aptos"/>
          <w:color w:val="000000" w:themeColor="text1"/>
          <w:sz w:val="20"/>
          <w:szCs w:val="20"/>
          <w:lang w:val="en-US"/>
        </w:rPr>
        <w:t xml:space="preserve"> aims to address structural root causes of social injustice and environmental degradation. It will contribute to: (</w:t>
      </w:r>
      <w:proofErr w:type="spellStart"/>
      <w:r w:rsidRPr="00602E43">
        <w:rPr>
          <w:rFonts w:ascii="Roboto" w:hAnsi="Roboto" w:eastAsia="Aptos"/>
          <w:color w:val="000000" w:themeColor="text1"/>
          <w:sz w:val="20"/>
          <w:szCs w:val="20"/>
          <w:lang w:val="en-US"/>
        </w:rPr>
        <w:t>i</w:t>
      </w:r>
      <w:proofErr w:type="spellEnd"/>
      <w:r w:rsidRPr="00602E43">
        <w:rPr>
          <w:rFonts w:ascii="Roboto" w:hAnsi="Roboto" w:eastAsia="Aptos"/>
          <w:color w:val="000000" w:themeColor="text1"/>
          <w:sz w:val="20"/>
          <w:szCs w:val="20"/>
          <w:lang w:val="en-US"/>
        </w:rPr>
        <w:t>) </w:t>
      </w:r>
      <w:r w:rsidRPr="00602E43">
        <w:rPr>
          <w:rFonts w:ascii="Roboto" w:hAnsi="Roboto" w:eastAsia="Aptos"/>
          <w:b/>
          <w:bCs/>
          <w:color w:val="000000" w:themeColor="text1"/>
          <w:sz w:val="20"/>
          <w:szCs w:val="20"/>
          <w:lang w:val="en-US"/>
        </w:rPr>
        <w:t>policy and governance</w:t>
      </w:r>
      <w:r w:rsidRPr="00602E43">
        <w:rPr>
          <w:rFonts w:ascii="Roboto" w:hAnsi="Roboto" w:eastAsia="Aptos"/>
          <w:color w:val="000000" w:themeColor="text1"/>
          <w:sz w:val="20"/>
          <w:szCs w:val="20"/>
          <w:lang w:val="en-US"/>
        </w:rPr>
        <w:t xml:space="preserve"> by strengthening MBO advocacy capacities, leading to greater inclusion of </w:t>
      </w:r>
      <w:proofErr w:type="spellStart"/>
      <w:r w:rsidRPr="00602E43">
        <w:rPr>
          <w:rFonts w:ascii="Roboto" w:hAnsi="Roboto" w:eastAsia="Aptos"/>
          <w:color w:val="000000" w:themeColor="text1"/>
          <w:sz w:val="20"/>
          <w:szCs w:val="20"/>
          <w:lang w:val="en-US"/>
        </w:rPr>
        <w:t>marginalised</w:t>
      </w:r>
      <w:proofErr w:type="spellEnd"/>
      <w:r w:rsidRPr="00602E43">
        <w:rPr>
          <w:rFonts w:ascii="Roboto" w:hAnsi="Roboto" w:eastAsia="Aptos"/>
          <w:color w:val="000000" w:themeColor="text1"/>
          <w:sz w:val="20"/>
          <w:szCs w:val="20"/>
          <w:lang w:val="en-US"/>
        </w:rPr>
        <w:t xml:space="preserve"> groups (family farmers, waste pickers, rural</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 xml:space="preserve">urban producers) in public policies and government </w:t>
      </w:r>
      <w:proofErr w:type="spellStart"/>
      <w:r w:rsidRPr="00602E43">
        <w:rPr>
          <w:rFonts w:ascii="Roboto" w:hAnsi="Roboto" w:eastAsia="Aptos"/>
          <w:color w:val="000000" w:themeColor="text1"/>
          <w:sz w:val="20"/>
          <w:szCs w:val="20"/>
          <w:lang w:val="en-US"/>
        </w:rPr>
        <w:t>programmes</w:t>
      </w:r>
      <w:proofErr w:type="spellEnd"/>
      <w:r w:rsidRPr="00602E43">
        <w:rPr>
          <w:rFonts w:ascii="Roboto" w:hAnsi="Roboto" w:eastAsia="Aptos"/>
          <w:color w:val="000000" w:themeColor="text1"/>
          <w:sz w:val="20"/>
          <w:szCs w:val="20"/>
          <w:lang w:val="en-US"/>
        </w:rPr>
        <w:t>; (ii) </w:t>
      </w:r>
      <w:r w:rsidRPr="00602E43">
        <w:rPr>
          <w:rFonts w:ascii="Roboto" w:hAnsi="Roboto" w:eastAsia="Aptos"/>
          <w:b/>
          <w:bCs/>
          <w:color w:val="000000" w:themeColor="text1"/>
          <w:sz w:val="20"/>
          <w:szCs w:val="20"/>
          <w:lang w:val="en-US"/>
        </w:rPr>
        <w:t>partnerships and investment</w:t>
      </w:r>
      <w:r w:rsidRPr="00602E43">
        <w:rPr>
          <w:rFonts w:ascii="Roboto" w:hAnsi="Roboto" w:eastAsia="Aptos"/>
          <w:color w:val="000000" w:themeColor="text1"/>
          <w:sz w:val="20"/>
          <w:szCs w:val="20"/>
          <w:lang w:val="en-US"/>
        </w:rPr>
        <w:t> by increasing public</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private</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academic partnerships for the Amazon bioeconomy and urban circular economy (notably in Pará, Rio de Janeiro and São Paulo), with MBO</w:t>
      </w:r>
      <w:r w:rsidRPr="00602E43">
        <w:rPr>
          <w:rFonts w:ascii="Roboto" w:hAnsi="Roboto" w:eastAsia="Aptos"/>
          <w:color w:val="000000" w:themeColor="text1"/>
          <w:sz w:val="20"/>
          <w:szCs w:val="20"/>
          <w:lang w:val="en-US"/>
        </w:rPr>
        <w:noBreakHyphen/>
      </w:r>
      <w:r w:rsidRPr="00602E43">
        <w:rPr>
          <w:rFonts w:ascii="Roboto" w:hAnsi="Roboto" w:eastAsia="Aptos"/>
          <w:color w:val="000000" w:themeColor="text1"/>
          <w:sz w:val="20"/>
          <w:szCs w:val="20"/>
          <w:lang w:val="en-US"/>
        </w:rPr>
        <w:t>led pilots in carbon markets and Payment for Environmental Services (PES) offering replicable models; and (iii) </w:t>
      </w:r>
      <w:r w:rsidRPr="00602E43">
        <w:rPr>
          <w:rFonts w:ascii="Roboto" w:hAnsi="Roboto" w:eastAsia="Aptos"/>
          <w:b/>
          <w:bCs/>
          <w:color w:val="000000" w:themeColor="text1"/>
          <w:sz w:val="20"/>
          <w:szCs w:val="20"/>
          <w:lang w:val="en-US"/>
        </w:rPr>
        <w:t>climate action</w:t>
      </w:r>
      <w:r w:rsidRPr="00602E43">
        <w:rPr>
          <w:rFonts w:ascii="Roboto" w:hAnsi="Roboto" w:eastAsia="Aptos"/>
          <w:color w:val="000000" w:themeColor="text1"/>
          <w:sz w:val="20"/>
          <w:szCs w:val="20"/>
          <w:lang w:val="en-US"/>
        </w:rPr>
        <w:t xml:space="preserve"> by supporting measurable contributions to the NDC/Climate Goals of Pará, </w:t>
      </w:r>
      <w:r w:rsidRPr="00602E43">
        <w:rPr>
          <w:rFonts w:ascii="Roboto" w:hAnsi="Roboto" w:eastAsia="Aptos"/>
          <w:color w:val="000000" w:themeColor="text1"/>
          <w:sz w:val="20"/>
          <w:szCs w:val="20"/>
          <w:lang w:val="en-US"/>
        </w:rPr>
        <w:t>Rio de Janeiro and São Paulo, particularly in deforestation control, carbon markets and PES, through technical advisory on climate finance, blended mechanisms and monitoring methodologies (Building Resilience I/II, SEA tools).</w:t>
      </w:r>
    </w:p>
    <w:p w:rsidRPr="00602E43" w:rsidR="00DE1222" w:rsidP="00DE1222" w:rsidRDefault="00857039" w14:paraId="061F6535" w14:textId="6ED11E84">
      <w:pPr>
        <w:pStyle w:val="Ttulo3"/>
        <w:numPr>
          <w:ilvl w:val="0"/>
          <w:numId w:val="7"/>
        </w:numPr>
        <w:spacing w:before="240"/>
        <w:ind w:left="714" w:hanging="357"/>
        <w:jc w:val="both"/>
        <w:rPr>
          <w:rFonts w:ascii="Roboto" w:hAnsi="Roboto" w:eastAsia="Times New Roman"/>
          <w:sz w:val="22"/>
          <w:szCs w:val="22"/>
          <w:lang w:val="en-US"/>
        </w:rPr>
      </w:pPr>
      <w:r w:rsidRPr="00602E43">
        <w:rPr>
          <w:rFonts w:ascii="Roboto" w:hAnsi="Roboto" w:eastAsia="Times New Roman"/>
          <w:sz w:val="22"/>
          <w:szCs w:val="22"/>
          <w:lang w:val="en-US"/>
        </w:rPr>
        <w:t>…</w:t>
      </w:r>
      <w:r w:rsidRPr="00602E43" w:rsidR="002E5CBA">
        <w:rPr>
          <w:rFonts w:ascii="Roboto" w:hAnsi="Roboto" w:eastAsia="Times New Roman"/>
          <w:sz w:val="22"/>
          <w:szCs w:val="22"/>
          <w:lang w:val="en-US"/>
        </w:rPr>
        <w:t xml:space="preserve"> with a clear and integrated focus on </w:t>
      </w:r>
      <w:r w:rsidRPr="00602E43" w:rsidR="00CB5587">
        <w:rPr>
          <w:rFonts w:ascii="Roboto" w:hAnsi="Roboto" w:eastAsia="Times New Roman"/>
          <w:sz w:val="22"/>
          <w:szCs w:val="22"/>
          <w:lang w:val="en-US"/>
        </w:rPr>
        <w:t>three main strategic priorities</w:t>
      </w:r>
    </w:p>
    <w:p w:rsidRPr="00F57274" w:rsidR="00D51902" w:rsidP="00C74966" w:rsidRDefault="009E6524" w14:paraId="4007FAD7" w14:textId="051EB556">
      <w:pPr>
        <w:spacing w:after="120"/>
        <w:ind w:right="573"/>
        <w:jc w:val="both"/>
        <w:rPr>
          <w:rFonts w:ascii="Roboto" w:hAnsi="Roboto"/>
          <w:sz w:val="20"/>
          <w:szCs w:val="20"/>
          <w:lang w:val="en-GB"/>
        </w:rPr>
      </w:pPr>
      <w:r w:rsidRPr="00F57274">
        <w:rPr>
          <w:rFonts w:ascii="Roboto" w:hAnsi="Roboto"/>
          <w:sz w:val="20"/>
          <w:szCs w:val="20"/>
          <w:lang w:val="en-GB"/>
        </w:rPr>
        <w:t>In</w:t>
      </w:r>
      <w:r w:rsidRPr="00F57274" w:rsidR="001571F1">
        <w:rPr>
          <w:rFonts w:ascii="Roboto" w:hAnsi="Roboto"/>
          <w:sz w:val="20"/>
          <w:szCs w:val="20"/>
          <w:lang w:val="en-GB"/>
        </w:rPr>
        <w:t xml:space="preserve"> e</w:t>
      </w:r>
      <w:r w:rsidRPr="00F57274" w:rsidR="00F14D31">
        <w:rPr>
          <w:rFonts w:ascii="Roboto" w:hAnsi="Roboto"/>
          <w:sz w:val="20"/>
          <w:szCs w:val="20"/>
          <w:lang w:val="en-GB"/>
        </w:rPr>
        <w:t xml:space="preserve">verything we do as </w:t>
      </w:r>
      <w:proofErr w:type="spellStart"/>
      <w:r w:rsidRPr="00F57274" w:rsidR="00F14D31">
        <w:rPr>
          <w:rFonts w:ascii="Roboto" w:hAnsi="Roboto"/>
          <w:sz w:val="20"/>
          <w:szCs w:val="20"/>
          <w:lang w:val="en-GB"/>
        </w:rPr>
        <w:t>Trias</w:t>
      </w:r>
      <w:proofErr w:type="spellEnd"/>
      <w:r w:rsidRPr="00F57274" w:rsidR="0016226B">
        <w:rPr>
          <w:rFonts w:ascii="Roboto" w:hAnsi="Roboto"/>
          <w:sz w:val="20"/>
          <w:szCs w:val="20"/>
          <w:lang w:val="en-GB"/>
        </w:rPr>
        <w:t xml:space="preserve">, </w:t>
      </w:r>
      <w:r w:rsidRPr="00F57274" w:rsidR="001571F1">
        <w:rPr>
          <w:rFonts w:ascii="Roboto" w:hAnsi="Roboto"/>
          <w:sz w:val="20"/>
          <w:szCs w:val="20"/>
          <w:lang w:val="en-GB"/>
        </w:rPr>
        <w:t xml:space="preserve">we put </w:t>
      </w:r>
      <w:r w:rsidRPr="00F57274" w:rsidR="0041333A">
        <w:rPr>
          <w:rFonts w:ascii="Roboto" w:hAnsi="Roboto"/>
          <w:sz w:val="20"/>
          <w:szCs w:val="20"/>
          <w:lang w:val="en-GB"/>
        </w:rPr>
        <w:t xml:space="preserve">on </w:t>
      </w:r>
      <w:r w:rsidRPr="00F57274" w:rsidR="001571F1">
        <w:rPr>
          <w:rFonts w:ascii="Roboto" w:hAnsi="Roboto"/>
          <w:sz w:val="20"/>
          <w:szCs w:val="20"/>
          <w:lang w:val="en-GB"/>
        </w:rPr>
        <w:t>three strategic lenses</w:t>
      </w:r>
      <w:r w:rsidRPr="00F57274" w:rsidR="00931FC0">
        <w:rPr>
          <w:rFonts w:ascii="Roboto" w:hAnsi="Roboto"/>
          <w:sz w:val="20"/>
          <w:szCs w:val="20"/>
          <w:lang w:val="en-GB"/>
        </w:rPr>
        <w:t>:</w:t>
      </w:r>
    </w:p>
    <w:p w:rsidRPr="00F57274" w:rsidR="00263BCF" w:rsidP="00C74966" w:rsidRDefault="00263BCF" w14:paraId="3BB1EE54" w14:textId="279D0D3A">
      <w:pPr>
        <w:pStyle w:val="PargrafodaLista"/>
        <w:numPr>
          <w:ilvl w:val="0"/>
          <w:numId w:val="12"/>
        </w:numPr>
        <w:spacing w:after="120"/>
        <w:ind w:left="284" w:right="4" w:hanging="215"/>
        <w:contextualSpacing w:val="0"/>
        <w:jc w:val="both"/>
        <w:rPr>
          <w:rFonts w:ascii="Roboto" w:hAnsi="Roboto"/>
          <w:sz w:val="20"/>
          <w:szCs w:val="20"/>
          <w:lang w:val="en-GB"/>
        </w:rPr>
      </w:pPr>
      <w:r w:rsidRPr="00F57274">
        <w:rPr>
          <w:rFonts w:ascii="Roboto" w:hAnsi="Roboto" w:eastAsia="Aptos"/>
          <w:i/>
          <w:color w:val="0F4761" w:themeColor="accent1" w:themeShade="BF"/>
          <w:sz w:val="20"/>
          <w:szCs w:val="20"/>
          <w:lang w:val="en-GB"/>
        </w:rPr>
        <w:t>Economic Development -</w:t>
      </w:r>
      <w:r w:rsidRPr="00F57274">
        <w:rPr>
          <w:rFonts w:ascii="Roboto" w:hAnsi="Roboto" w:eastAsia="Aptos"/>
          <w:iCs/>
          <w:sz w:val="20"/>
          <w:szCs w:val="20"/>
          <w:lang w:val="en-GB"/>
        </w:rPr>
        <w:t xml:space="preserve"> </w:t>
      </w:r>
      <w:r w:rsidRPr="00F57274" w:rsidR="001E39D6">
        <w:rPr>
          <w:rFonts w:ascii="Roboto" w:hAnsi="Roboto" w:eastAsia="Aptos"/>
          <w:iCs/>
          <w:sz w:val="20"/>
          <w:szCs w:val="20"/>
          <w:lang w:val="en-GB"/>
        </w:rPr>
        <w:t>Aim</w:t>
      </w:r>
      <w:r w:rsidRPr="00F57274" w:rsidR="00C93F54">
        <w:rPr>
          <w:rFonts w:ascii="Roboto" w:hAnsi="Roboto" w:eastAsia="Aptos"/>
          <w:iCs/>
          <w:sz w:val="20"/>
          <w:szCs w:val="20"/>
          <w:lang w:val="en-GB"/>
        </w:rPr>
        <w:t>ing</w:t>
      </w:r>
      <w:r w:rsidRPr="00F57274" w:rsidR="001E39D6">
        <w:rPr>
          <w:rFonts w:ascii="Roboto" w:hAnsi="Roboto" w:eastAsia="Aptos"/>
          <w:iCs/>
          <w:sz w:val="20"/>
          <w:szCs w:val="20"/>
          <w:lang w:val="en-GB"/>
        </w:rPr>
        <w:t xml:space="preserve"> at </w:t>
      </w:r>
      <w:r w:rsidRPr="00F57274" w:rsidR="001E39D6">
        <w:rPr>
          <w:rFonts w:ascii="Roboto" w:hAnsi="Roboto"/>
          <w:sz w:val="20"/>
          <w:szCs w:val="20"/>
          <w:lang w:val="en-GB"/>
        </w:rPr>
        <w:t>a</w:t>
      </w:r>
      <w:r w:rsidRPr="00F57274" w:rsidR="00C93F54">
        <w:rPr>
          <w:rFonts w:ascii="Roboto" w:hAnsi="Roboto"/>
          <w:sz w:val="20"/>
          <w:szCs w:val="20"/>
          <w:lang w:val="en-GB"/>
        </w:rPr>
        <w:t xml:space="preserve"> </w:t>
      </w:r>
      <w:r w:rsidRPr="00F57274" w:rsidR="001E39D6">
        <w:rPr>
          <w:rFonts w:ascii="Roboto" w:hAnsi="Roboto"/>
          <w:sz w:val="20"/>
          <w:szCs w:val="20"/>
          <w:lang w:val="en-GB"/>
        </w:rPr>
        <w:t>more inclusive business</w:t>
      </w:r>
      <w:r w:rsidRPr="00F57274" w:rsidR="00C93F54">
        <w:rPr>
          <w:rFonts w:ascii="Roboto" w:hAnsi="Roboto"/>
          <w:sz w:val="20"/>
          <w:szCs w:val="20"/>
          <w:lang w:val="en-GB"/>
        </w:rPr>
        <w:t>-</w:t>
      </w:r>
      <w:r w:rsidRPr="00F57274" w:rsidR="001E39D6">
        <w:rPr>
          <w:rFonts w:ascii="Roboto" w:hAnsi="Roboto"/>
          <w:sz w:val="20"/>
          <w:szCs w:val="20"/>
          <w:lang w:val="en-GB"/>
        </w:rPr>
        <w:t xml:space="preserve">enabling environment, </w:t>
      </w:r>
      <w:proofErr w:type="spellStart"/>
      <w:r w:rsidRPr="00F57274" w:rsidR="001E39D6">
        <w:rPr>
          <w:rFonts w:ascii="Roboto" w:hAnsi="Roboto"/>
          <w:sz w:val="20"/>
          <w:szCs w:val="20"/>
          <w:lang w:val="en-GB"/>
        </w:rPr>
        <w:t>Trias</w:t>
      </w:r>
      <w:proofErr w:type="spellEnd"/>
      <w:r w:rsidRPr="00F57274" w:rsidR="001E39D6">
        <w:rPr>
          <w:rFonts w:ascii="Roboto" w:hAnsi="Roboto"/>
          <w:sz w:val="20"/>
          <w:szCs w:val="20"/>
          <w:lang w:val="en-GB"/>
        </w:rPr>
        <w:t xml:space="preserve"> </w:t>
      </w:r>
      <w:r w:rsidRPr="00F57274" w:rsidR="00577443">
        <w:rPr>
          <w:rFonts w:ascii="Roboto" w:hAnsi="Roboto"/>
          <w:sz w:val="20"/>
          <w:szCs w:val="20"/>
          <w:lang w:val="en-GB"/>
        </w:rPr>
        <w:t>focuses on both b</w:t>
      </w:r>
      <w:r w:rsidRPr="00F57274">
        <w:rPr>
          <w:rFonts w:ascii="Roboto" w:hAnsi="Roboto" w:eastAsia="Aptos"/>
          <w:iCs/>
          <w:sz w:val="20"/>
          <w:szCs w:val="20"/>
          <w:lang w:val="en-GB"/>
        </w:rPr>
        <w:t>usiness development and market access</w:t>
      </w:r>
      <w:r w:rsidRPr="00F57274" w:rsidR="00C93F54">
        <w:rPr>
          <w:rFonts w:ascii="Roboto" w:hAnsi="Roboto" w:eastAsia="Aptos"/>
          <w:iCs/>
          <w:sz w:val="20"/>
          <w:szCs w:val="20"/>
          <w:lang w:val="en-GB"/>
        </w:rPr>
        <w:t xml:space="preserve">, </w:t>
      </w:r>
      <w:r w:rsidRPr="00F57274" w:rsidR="00464AC2">
        <w:rPr>
          <w:rFonts w:ascii="Roboto" w:hAnsi="Roboto" w:eastAsia="Aptos"/>
          <w:iCs/>
          <w:sz w:val="20"/>
          <w:szCs w:val="20"/>
          <w:lang w:val="en-GB"/>
        </w:rPr>
        <w:t xml:space="preserve">paying specific attention to </w:t>
      </w:r>
      <w:r w:rsidRPr="00F57274" w:rsidR="00C93F54">
        <w:rPr>
          <w:rFonts w:ascii="Roboto" w:hAnsi="Roboto" w:eastAsia="Aptos"/>
          <w:iCs/>
          <w:sz w:val="20"/>
          <w:szCs w:val="20"/>
          <w:lang w:val="en-GB"/>
        </w:rPr>
        <w:t>production and profits</w:t>
      </w:r>
      <w:r w:rsidRPr="00F57274" w:rsidR="00464AC2">
        <w:rPr>
          <w:rFonts w:ascii="Roboto" w:hAnsi="Roboto" w:eastAsia="Aptos"/>
          <w:iCs/>
          <w:sz w:val="20"/>
          <w:szCs w:val="20"/>
          <w:lang w:val="en-GB"/>
        </w:rPr>
        <w:t xml:space="preserve">, </w:t>
      </w:r>
      <w:r w:rsidRPr="00F57274">
        <w:rPr>
          <w:rFonts w:ascii="Roboto" w:hAnsi="Roboto" w:eastAsia="Aptos"/>
          <w:iCs/>
          <w:sz w:val="20"/>
          <w:szCs w:val="20"/>
          <w:lang w:val="en-GB"/>
        </w:rPr>
        <w:t>value chain development, marketing</w:t>
      </w:r>
      <w:r w:rsidRPr="00F57274" w:rsidR="009676BD">
        <w:rPr>
          <w:rFonts w:ascii="Roboto" w:hAnsi="Roboto" w:eastAsia="Aptos"/>
          <w:iCs/>
          <w:sz w:val="20"/>
          <w:szCs w:val="20"/>
          <w:lang w:val="en-GB"/>
        </w:rPr>
        <w:t xml:space="preserve">, </w:t>
      </w:r>
      <w:r w:rsidRPr="00F57274" w:rsidR="00DC0D39">
        <w:rPr>
          <w:rFonts w:ascii="Roboto" w:hAnsi="Roboto" w:eastAsia="Aptos"/>
          <w:iCs/>
          <w:sz w:val="20"/>
          <w:szCs w:val="20"/>
          <w:lang w:val="en-GB"/>
        </w:rPr>
        <w:t xml:space="preserve">the regulatory environment, and </w:t>
      </w:r>
      <w:r w:rsidRPr="00F57274" w:rsidR="00DE2FCD">
        <w:rPr>
          <w:rFonts w:ascii="Roboto" w:hAnsi="Roboto" w:eastAsia="Aptos"/>
          <w:iCs/>
          <w:sz w:val="20"/>
          <w:szCs w:val="20"/>
          <w:lang w:val="en-GB"/>
        </w:rPr>
        <w:t xml:space="preserve">access to </w:t>
      </w:r>
      <w:r w:rsidRPr="00F57274" w:rsidR="009676BD">
        <w:rPr>
          <w:rFonts w:ascii="Roboto" w:hAnsi="Roboto" w:eastAsia="Aptos"/>
          <w:iCs/>
          <w:sz w:val="20"/>
          <w:szCs w:val="20"/>
          <w:lang w:val="en-GB"/>
        </w:rPr>
        <w:t xml:space="preserve">equitable </w:t>
      </w:r>
      <w:r w:rsidRPr="00F57274" w:rsidR="009676BD">
        <w:rPr>
          <w:rFonts w:ascii="Roboto" w:hAnsi="Roboto"/>
          <w:sz w:val="20"/>
          <w:szCs w:val="20"/>
          <w:lang w:val="en-GB"/>
        </w:rPr>
        <w:t>financial services</w:t>
      </w:r>
      <w:r w:rsidRPr="00F57274" w:rsidR="00DC0D39">
        <w:rPr>
          <w:rFonts w:ascii="Roboto" w:hAnsi="Roboto"/>
          <w:sz w:val="20"/>
          <w:szCs w:val="20"/>
          <w:lang w:val="en-GB"/>
        </w:rPr>
        <w:t>, research</w:t>
      </w:r>
      <w:r w:rsidRPr="00F57274" w:rsidR="00DE2FCD">
        <w:rPr>
          <w:rFonts w:ascii="Roboto" w:hAnsi="Roboto" w:eastAsia="Aptos"/>
          <w:iCs/>
          <w:sz w:val="20"/>
          <w:szCs w:val="20"/>
          <w:lang w:val="en-GB"/>
        </w:rPr>
        <w:t xml:space="preserve"> and</w:t>
      </w:r>
      <w:r w:rsidRPr="00F57274" w:rsidR="00F40E07">
        <w:rPr>
          <w:rFonts w:ascii="Roboto" w:hAnsi="Roboto" w:eastAsia="Aptos"/>
          <w:iCs/>
          <w:sz w:val="20"/>
          <w:szCs w:val="20"/>
          <w:lang w:val="en-GB"/>
        </w:rPr>
        <w:t xml:space="preserve"> </w:t>
      </w:r>
      <w:r w:rsidRPr="00F57274" w:rsidR="00DE2FCD">
        <w:rPr>
          <w:rFonts w:ascii="Roboto" w:hAnsi="Roboto" w:eastAsia="Aptos"/>
          <w:iCs/>
          <w:sz w:val="20"/>
          <w:szCs w:val="20"/>
          <w:lang w:val="en-GB"/>
        </w:rPr>
        <w:t>technology</w:t>
      </w:r>
      <w:r w:rsidRPr="00F57274" w:rsidR="00DC0D39">
        <w:rPr>
          <w:rFonts w:ascii="Roboto" w:hAnsi="Roboto" w:eastAsia="Aptos"/>
          <w:iCs/>
          <w:sz w:val="20"/>
          <w:szCs w:val="20"/>
          <w:lang w:val="en-GB"/>
        </w:rPr>
        <w:t>.</w:t>
      </w:r>
    </w:p>
    <w:p w:rsidRPr="00F57274" w:rsidR="002E5CBA" w:rsidP="00C74966" w:rsidRDefault="00CB5587" w14:paraId="77CCCDB5" w14:textId="2B73355F">
      <w:pPr>
        <w:pStyle w:val="PargrafodaLista"/>
        <w:numPr>
          <w:ilvl w:val="0"/>
          <w:numId w:val="12"/>
        </w:numPr>
        <w:spacing w:after="120"/>
        <w:ind w:left="284" w:right="4" w:hanging="215"/>
        <w:contextualSpacing w:val="0"/>
        <w:jc w:val="both"/>
        <w:rPr>
          <w:rFonts w:ascii="Roboto" w:hAnsi="Roboto" w:eastAsia="Aptos"/>
          <w:i/>
          <w:sz w:val="20"/>
          <w:szCs w:val="20"/>
          <w:lang w:val="en-GB"/>
        </w:rPr>
      </w:pPr>
      <w:r w:rsidRPr="00F57274">
        <w:rPr>
          <w:rFonts w:ascii="Roboto" w:hAnsi="Roboto" w:eastAsia="Aptos"/>
          <w:i/>
          <w:color w:val="0F4761" w:themeColor="accent1" w:themeShade="BF"/>
          <w:sz w:val="20"/>
          <w:szCs w:val="20"/>
          <w:lang w:val="en-GB"/>
        </w:rPr>
        <w:t>Inclusion</w:t>
      </w:r>
      <w:r w:rsidRPr="00F57274" w:rsidR="00543F21">
        <w:rPr>
          <w:rFonts w:ascii="Roboto" w:hAnsi="Roboto" w:eastAsia="Aptos"/>
          <w:i/>
          <w:color w:val="0F4761" w:themeColor="accent1" w:themeShade="BF"/>
          <w:sz w:val="20"/>
          <w:szCs w:val="20"/>
          <w:lang w:val="en-GB"/>
        </w:rPr>
        <w:t xml:space="preserve"> &amp; Human rights</w:t>
      </w:r>
      <w:r w:rsidRPr="00F57274" w:rsidR="002E5CBA">
        <w:rPr>
          <w:rFonts w:ascii="Roboto" w:hAnsi="Roboto" w:eastAsia="Aptos"/>
          <w:i/>
          <w:color w:val="0F4761" w:themeColor="accent1" w:themeShade="BF"/>
          <w:sz w:val="20"/>
          <w:szCs w:val="20"/>
          <w:lang w:val="en-GB"/>
        </w:rPr>
        <w:t xml:space="preserve"> - </w:t>
      </w:r>
      <w:proofErr w:type="spellStart"/>
      <w:r w:rsidRPr="00602E43" w:rsidR="002E5CBA">
        <w:rPr>
          <w:rFonts w:ascii="Roboto" w:hAnsi="Roboto" w:eastAsia="Aptos"/>
          <w:sz w:val="20"/>
          <w:szCs w:val="20"/>
          <w:lang w:val="en-US"/>
        </w:rPr>
        <w:t>Trias</w:t>
      </w:r>
      <w:proofErr w:type="spellEnd"/>
      <w:r w:rsidRPr="00602E43" w:rsidR="002E5CBA">
        <w:rPr>
          <w:rFonts w:ascii="Roboto" w:hAnsi="Roboto" w:eastAsia="Aptos"/>
          <w:sz w:val="20"/>
          <w:szCs w:val="20"/>
          <w:lang w:val="en-US"/>
        </w:rPr>
        <w:t xml:space="preserve"> strategically focuses on women, youth and other underrepresented groups</w:t>
      </w:r>
      <w:r w:rsidRPr="00602E43" w:rsidR="002F0DF6">
        <w:rPr>
          <w:rFonts w:ascii="Roboto" w:hAnsi="Roboto" w:eastAsia="Aptos"/>
          <w:sz w:val="20"/>
          <w:szCs w:val="20"/>
          <w:lang w:val="en-US"/>
        </w:rPr>
        <w:t xml:space="preserve">, </w:t>
      </w:r>
      <w:r w:rsidRPr="00602E43" w:rsidR="00477665">
        <w:rPr>
          <w:rFonts w:ascii="Roboto" w:hAnsi="Roboto" w:eastAsia="Aptos"/>
          <w:sz w:val="20"/>
          <w:szCs w:val="20"/>
          <w:lang w:val="en-US"/>
        </w:rPr>
        <w:t>looking at these groups from an</w:t>
      </w:r>
      <w:r w:rsidRPr="00602E43" w:rsidR="00477665">
        <w:rPr>
          <w:rFonts w:ascii="Roboto" w:hAnsi="Roboto" w:eastAsia="Aptos"/>
          <w:b/>
          <w:sz w:val="20"/>
          <w:szCs w:val="20"/>
          <w:lang w:val="en-US"/>
        </w:rPr>
        <w:t xml:space="preserve"> </w:t>
      </w:r>
      <w:r w:rsidRPr="00602E43" w:rsidR="00477665">
        <w:rPr>
          <w:rFonts w:ascii="Roboto" w:hAnsi="Roboto" w:eastAsia="Aptos"/>
          <w:sz w:val="20"/>
          <w:szCs w:val="20"/>
          <w:lang w:val="en-US"/>
        </w:rPr>
        <w:t>intersectional perspective</w:t>
      </w:r>
      <w:r w:rsidRPr="00602E43" w:rsidR="002F0DF6">
        <w:rPr>
          <w:rFonts w:ascii="Roboto" w:hAnsi="Roboto" w:eastAsia="Aptos"/>
          <w:sz w:val="20"/>
          <w:szCs w:val="20"/>
          <w:lang w:val="en-US"/>
        </w:rPr>
        <w:t xml:space="preserve">. We </w:t>
      </w:r>
      <w:r w:rsidRPr="00602E43" w:rsidR="002E5CBA">
        <w:rPr>
          <w:rFonts w:ascii="Roboto" w:hAnsi="Roboto" w:eastAsia="Aptos"/>
          <w:sz w:val="20"/>
          <w:szCs w:val="20"/>
          <w:lang w:val="en-US"/>
        </w:rPr>
        <w:t xml:space="preserve">aim </w:t>
      </w:r>
      <w:r w:rsidRPr="00602E43" w:rsidR="002F0DF6">
        <w:rPr>
          <w:rFonts w:ascii="Roboto" w:hAnsi="Roboto" w:eastAsia="Aptos"/>
          <w:sz w:val="20"/>
          <w:szCs w:val="20"/>
          <w:lang w:val="en-US"/>
        </w:rPr>
        <w:t>at</w:t>
      </w:r>
      <w:r w:rsidRPr="00602E43" w:rsidR="002E5CBA">
        <w:rPr>
          <w:rFonts w:ascii="Roboto" w:hAnsi="Roboto" w:eastAsia="Aptos"/>
          <w:sz w:val="20"/>
          <w:szCs w:val="20"/>
          <w:lang w:val="en-US"/>
        </w:rPr>
        <w:t xml:space="preserve"> transform</w:t>
      </w:r>
      <w:r w:rsidRPr="00602E43" w:rsidR="002F0DF6">
        <w:rPr>
          <w:rFonts w:ascii="Roboto" w:hAnsi="Roboto" w:eastAsia="Aptos"/>
          <w:sz w:val="20"/>
          <w:szCs w:val="20"/>
          <w:lang w:val="en-US"/>
        </w:rPr>
        <w:t>ing</w:t>
      </w:r>
      <w:r w:rsidRPr="00602E43" w:rsidR="002E5CBA">
        <w:rPr>
          <w:rFonts w:ascii="Roboto" w:hAnsi="Roboto" w:eastAsia="Aptos"/>
          <w:sz w:val="20"/>
          <w:szCs w:val="20"/>
          <w:lang w:val="en-US"/>
        </w:rPr>
        <w:t xml:space="preserve"> power relations and address</w:t>
      </w:r>
      <w:r w:rsidRPr="00602E43" w:rsidR="002F0DF6">
        <w:rPr>
          <w:rFonts w:ascii="Roboto" w:hAnsi="Roboto" w:eastAsia="Aptos"/>
          <w:sz w:val="20"/>
          <w:szCs w:val="20"/>
          <w:lang w:val="en-US"/>
        </w:rPr>
        <w:t>ing</w:t>
      </w:r>
      <w:r w:rsidRPr="00602E43" w:rsidR="002E5CBA">
        <w:rPr>
          <w:rFonts w:ascii="Roboto" w:hAnsi="Roboto" w:eastAsia="Aptos"/>
          <w:sz w:val="20"/>
          <w:szCs w:val="20"/>
          <w:lang w:val="en-US"/>
        </w:rPr>
        <w:t xml:space="preserve"> structural barriers, in line with the key components of a human-rights based approach</w:t>
      </w:r>
      <w:r w:rsidRPr="00602E43" w:rsidR="00E45EEE">
        <w:rPr>
          <w:rFonts w:ascii="Roboto" w:hAnsi="Roboto" w:eastAsia="Aptos"/>
          <w:sz w:val="20"/>
          <w:szCs w:val="20"/>
          <w:lang w:val="en-US"/>
        </w:rPr>
        <w:t xml:space="preserve"> such as equality, non-discrimination and meaningful participation.</w:t>
      </w:r>
    </w:p>
    <w:p w:rsidRPr="00F57274" w:rsidR="002E5CBA" w:rsidP="00C74966" w:rsidRDefault="00C24F62" w14:paraId="4E117A17" w14:textId="2D918066">
      <w:pPr>
        <w:pStyle w:val="PargrafodaLista"/>
        <w:numPr>
          <w:ilvl w:val="0"/>
          <w:numId w:val="12"/>
        </w:numPr>
        <w:spacing w:after="120"/>
        <w:ind w:left="284" w:right="4" w:hanging="215"/>
        <w:contextualSpacing w:val="0"/>
        <w:jc w:val="both"/>
        <w:rPr>
          <w:rFonts w:ascii="Roboto" w:hAnsi="Roboto" w:eastAsia="Aptos"/>
          <w:i/>
          <w:sz w:val="20"/>
          <w:szCs w:val="20"/>
          <w:lang w:val="en-GB"/>
        </w:rPr>
      </w:pPr>
      <w:r w:rsidRPr="00F57274">
        <w:rPr>
          <w:rFonts w:ascii="Roboto" w:hAnsi="Roboto" w:eastAsia="Aptos"/>
          <w:i/>
          <w:color w:val="0F4761" w:themeColor="accent1" w:themeShade="BF"/>
          <w:sz w:val="20"/>
          <w:szCs w:val="20"/>
          <w:lang w:val="en-GB"/>
        </w:rPr>
        <w:t xml:space="preserve">Environment &amp; Climate </w:t>
      </w:r>
      <w:r w:rsidRPr="00F57274" w:rsidR="00DA3C58">
        <w:rPr>
          <w:rFonts w:ascii="Roboto" w:hAnsi="Roboto" w:eastAsia="Aptos"/>
          <w:iCs/>
          <w:color w:val="0F4761" w:themeColor="accent1" w:themeShade="BF"/>
          <w:sz w:val="20"/>
          <w:szCs w:val="20"/>
          <w:lang w:val="en-GB"/>
        </w:rPr>
        <w:t xml:space="preserve">- </w:t>
      </w:r>
      <w:proofErr w:type="spellStart"/>
      <w:r w:rsidRPr="00602E43" w:rsidR="004C08E7">
        <w:rPr>
          <w:rFonts w:ascii="Roboto" w:hAnsi="Roboto" w:eastAsia="Aptos"/>
          <w:sz w:val="20"/>
          <w:szCs w:val="20"/>
          <w:lang w:val="en-US"/>
        </w:rPr>
        <w:t>Trias</w:t>
      </w:r>
      <w:proofErr w:type="spellEnd"/>
      <w:r w:rsidRPr="00602E43" w:rsidR="004C08E7">
        <w:rPr>
          <w:rFonts w:ascii="Roboto" w:hAnsi="Roboto" w:eastAsia="Aptos"/>
          <w:sz w:val="20"/>
          <w:szCs w:val="20"/>
          <w:lang w:val="en-US"/>
        </w:rPr>
        <w:t xml:space="preserve"> </w:t>
      </w:r>
      <w:r w:rsidRPr="00602E43" w:rsidR="00692744">
        <w:rPr>
          <w:rFonts w:ascii="Roboto" w:hAnsi="Roboto" w:eastAsia="Aptos"/>
          <w:iCs/>
          <w:sz w:val="20"/>
          <w:szCs w:val="20"/>
          <w:lang w:val="en-US"/>
        </w:rPr>
        <w:t xml:space="preserve">focuses on </w:t>
      </w:r>
      <w:r w:rsidRPr="00602E43" w:rsidR="003D3C9E">
        <w:rPr>
          <w:rFonts w:ascii="Roboto" w:hAnsi="Roboto" w:eastAsia="Aptos"/>
          <w:iCs/>
          <w:sz w:val="20"/>
          <w:szCs w:val="20"/>
          <w:lang w:val="en-US"/>
        </w:rPr>
        <w:t>both</w:t>
      </w:r>
      <w:r w:rsidRPr="00602E43" w:rsidR="004C08E7">
        <w:rPr>
          <w:rFonts w:ascii="Roboto" w:hAnsi="Roboto" w:eastAsia="Aptos"/>
          <w:sz w:val="20"/>
          <w:szCs w:val="20"/>
          <w:lang w:val="en-US"/>
        </w:rPr>
        <w:t xml:space="preserve"> </w:t>
      </w:r>
      <w:r w:rsidRPr="00602E43" w:rsidR="007B1F08">
        <w:rPr>
          <w:rFonts w:ascii="Roboto" w:hAnsi="Roboto" w:eastAsia="Aptos"/>
          <w:sz w:val="20"/>
          <w:szCs w:val="20"/>
          <w:lang w:val="en-US"/>
        </w:rPr>
        <w:t>ecological sustainability</w:t>
      </w:r>
      <w:r w:rsidRPr="00602E43" w:rsidR="007B1F08">
        <w:rPr>
          <w:rFonts w:ascii="Roboto" w:hAnsi="Roboto" w:eastAsia="Aptos"/>
          <w:iCs/>
          <w:sz w:val="20"/>
          <w:szCs w:val="20"/>
          <w:lang w:val="en-US"/>
        </w:rPr>
        <w:t xml:space="preserve"> </w:t>
      </w:r>
      <w:r w:rsidRPr="00602E43" w:rsidR="007B1F08">
        <w:rPr>
          <w:rFonts w:ascii="Roboto" w:hAnsi="Roboto" w:eastAsia="Aptos"/>
          <w:sz w:val="20"/>
          <w:szCs w:val="20"/>
          <w:lang w:val="en-US"/>
        </w:rPr>
        <w:t>and</w:t>
      </w:r>
      <w:r w:rsidRPr="00602E43" w:rsidR="007B1F08">
        <w:rPr>
          <w:rFonts w:ascii="Roboto" w:hAnsi="Roboto" w:eastAsia="Aptos"/>
          <w:iCs/>
          <w:sz w:val="20"/>
          <w:szCs w:val="20"/>
          <w:lang w:val="en-US"/>
        </w:rPr>
        <w:t xml:space="preserve"> </w:t>
      </w:r>
      <w:r w:rsidRPr="00602E43" w:rsidR="004C08E7">
        <w:rPr>
          <w:rFonts w:ascii="Roboto" w:hAnsi="Roboto" w:eastAsia="Aptos"/>
          <w:sz w:val="20"/>
          <w:szCs w:val="20"/>
          <w:lang w:val="en-US"/>
        </w:rPr>
        <w:t>climate resilience</w:t>
      </w:r>
      <w:r w:rsidRPr="00602E43" w:rsidR="0088706B">
        <w:rPr>
          <w:rFonts w:ascii="Roboto" w:hAnsi="Roboto" w:eastAsia="Aptos"/>
          <w:iCs/>
          <w:sz w:val="20"/>
          <w:szCs w:val="20"/>
          <w:lang w:val="en-US"/>
        </w:rPr>
        <w:t xml:space="preserve">: we aim at </w:t>
      </w:r>
      <w:r w:rsidRPr="00602E43" w:rsidR="00BA0682">
        <w:rPr>
          <w:rFonts w:ascii="Roboto" w:hAnsi="Roboto" w:eastAsia="Aptos"/>
          <w:iCs/>
          <w:sz w:val="20"/>
          <w:szCs w:val="20"/>
          <w:lang w:val="en-US"/>
        </w:rPr>
        <w:t>(</w:t>
      </w:r>
      <w:proofErr w:type="spellStart"/>
      <w:r w:rsidRPr="00602E43" w:rsidR="00BA0682">
        <w:rPr>
          <w:rFonts w:ascii="Roboto" w:hAnsi="Roboto" w:eastAsia="Aptos"/>
          <w:iCs/>
          <w:sz w:val="20"/>
          <w:szCs w:val="20"/>
          <w:lang w:val="en-US"/>
        </w:rPr>
        <w:t>i</w:t>
      </w:r>
      <w:proofErr w:type="spellEnd"/>
      <w:r w:rsidRPr="00602E43" w:rsidR="00BA0682">
        <w:rPr>
          <w:rFonts w:ascii="Roboto" w:hAnsi="Roboto" w:eastAsia="Aptos"/>
          <w:iCs/>
          <w:sz w:val="20"/>
          <w:szCs w:val="20"/>
          <w:lang w:val="en-US"/>
        </w:rPr>
        <w:t xml:space="preserve">) </w:t>
      </w:r>
      <w:r w:rsidRPr="00602E43" w:rsidR="00C75B43">
        <w:rPr>
          <w:rFonts w:ascii="Roboto" w:hAnsi="Roboto" w:eastAsia="Aptos"/>
          <w:iCs/>
          <w:sz w:val="20"/>
          <w:szCs w:val="20"/>
          <w:lang w:val="en-US"/>
        </w:rPr>
        <w:t xml:space="preserve">making </w:t>
      </w:r>
      <w:r w:rsidRPr="00F57274" w:rsidR="0085342A">
        <w:rPr>
          <w:rFonts w:ascii="Roboto" w:hAnsi="Roboto"/>
          <w:sz w:val="20"/>
          <w:szCs w:val="20"/>
          <w:lang w:val="en-GB"/>
        </w:rPr>
        <w:t>production systems</w:t>
      </w:r>
      <w:r w:rsidRPr="00F57274" w:rsidR="007936AE">
        <w:rPr>
          <w:rFonts w:ascii="Roboto" w:hAnsi="Roboto" w:eastAsia="Aptos"/>
          <w:iCs/>
          <w:sz w:val="20"/>
          <w:szCs w:val="20"/>
          <w:lang w:val="en-GB"/>
        </w:rPr>
        <w:t xml:space="preserve"> </w:t>
      </w:r>
      <w:r w:rsidRPr="00F57274" w:rsidR="00840FCF">
        <w:rPr>
          <w:rFonts w:ascii="Roboto" w:hAnsi="Roboto" w:eastAsia="Aptos"/>
          <w:iCs/>
          <w:sz w:val="20"/>
          <w:szCs w:val="20"/>
          <w:lang w:val="en-GB"/>
        </w:rPr>
        <w:t xml:space="preserve">and other economic activities </w:t>
      </w:r>
      <w:r w:rsidRPr="00602E43" w:rsidR="00C75B43">
        <w:rPr>
          <w:rFonts w:ascii="Roboto" w:hAnsi="Roboto" w:eastAsia="Aptos"/>
          <w:iCs/>
          <w:sz w:val="20"/>
          <w:szCs w:val="20"/>
          <w:lang w:val="en-US"/>
        </w:rPr>
        <w:t xml:space="preserve">more </w:t>
      </w:r>
      <w:r w:rsidRPr="00F57274" w:rsidR="00C75B43">
        <w:rPr>
          <w:rFonts w:ascii="Roboto" w:hAnsi="Roboto"/>
          <w:sz w:val="20"/>
          <w:szCs w:val="20"/>
          <w:lang w:val="en-GB"/>
        </w:rPr>
        <w:t xml:space="preserve">environmentally sustainable, and at </w:t>
      </w:r>
      <w:r w:rsidRPr="00F57274" w:rsidR="00BA0682">
        <w:rPr>
          <w:rFonts w:ascii="Roboto" w:hAnsi="Roboto"/>
          <w:sz w:val="20"/>
          <w:szCs w:val="20"/>
          <w:lang w:val="en-GB"/>
        </w:rPr>
        <w:t xml:space="preserve">(ii) </w:t>
      </w:r>
      <w:r w:rsidRPr="00F57274" w:rsidR="007B1F08">
        <w:rPr>
          <w:rFonts w:ascii="Roboto" w:hAnsi="Roboto"/>
          <w:sz w:val="20"/>
          <w:szCs w:val="20"/>
          <w:lang w:val="en-GB"/>
        </w:rPr>
        <w:t>strengthen</w:t>
      </w:r>
      <w:r w:rsidRPr="00F57274" w:rsidR="00C75B43">
        <w:rPr>
          <w:rFonts w:ascii="Roboto" w:hAnsi="Roboto"/>
          <w:sz w:val="20"/>
          <w:szCs w:val="20"/>
          <w:lang w:val="en-GB"/>
        </w:rPr>
        <w:t>ing</w:t>
      </w:r>
      <w:r w:rsidRPr="00F57274" w:rsidR="007B1F08">
        <w:rPr>
          <w:rFonts w:ascii="Roboto" w:hAnsi="Roboto"/>
          <w:sz w:val="20"/>
          <w:szCs w:val="20"/>
          <w:lang w:val="en-GB"/>
        </w:rPr>
        <w:t xml:space="preserve"> the disaster</w:t>
      </w:r>
      <w:r w:rsidRPr="00F57274" w:rsidR="004421DB">
        <w:rPr>
          <w:rFonts w:ascii="Roboto" w:hAnsi="Roboto"/>
          <w:sz w:val="20"/>
          <w:szCs w:val="20"/>
          <w:lang w:val="en-GB"/>
        </w:rPr>
        <w:t>- and climate change</w:t>
      </w:r>
      <w:r w:rsidRPr="00F57274" w:rsidR="007B1F08">
        <w:rPr>
          <w:rFonts w:ascii="Roboto" w:hAnsi="Roboto"/>
          <w:sz w:val="20"/>
          <w:szCs w:val="20"/>
          <w:lang w:val="en-GB"/>
        </w:rPr>
        <w:t xml:space="preserve"> resilience </w:t>
      </w:r>
      <w:r w:rsidRPr="00F57274" w:rsidR="00C75B43">
        <w:rPr>
          <w:rFonts w:ascii="Roboto" w:hAnsi="Roboto"/>
          <w:sz w:val="20"/>
          <w:szCs w:val="20"/>
          <w:lang w:val="en-GB"/>
        </w:rPr>
        <w:t>of</w:t>
      </w:r>
      <w:r w:rsidRPr="00F57274" w:rsidR="007B1F08">
        <w:rPr>
          <w:rFonts w:ascii="Roboto" w:hAnsi="Roboto"/>
          <w:sz w:val="20"/>
          <w:szCs w:val="20"/>
          <w:lang w:val="en-GB"/>
        </w:rPr>
        <w:t xml:space="preserve"> </w:t>
      </w:r>
      <w:r w:rsidRPr="00F57274" w:rsidR="00C75B43">
        <w:rPr>
          <w:rFonts w:ascii="Roboto" w:hAnsi="Roboto"/>
          <w:sz w:val="20"/>
          <w:szCs w:val="20"/>
          <w:lang w:val="en-GB"/>
        </w:rPr>
        <w:t>family entrepreneurs</w:t>
      </w:r>
      <w:r w:rsidRPr="00F57274" w:rsidR="003B27A3">
        <w:rPr>
          <w:rFonts w:ascii="Roboto" w:hAnsi="Roboto"/>
          <w:sz w:val="20"/>
          <w:szCs w:val="20"/>
          <w:lang w:val="en-GB"/>
        </w:rPr>
        <w:t>, both within the agricultural- and non-agricultural sectors</w:t>
      </w:r>
      <w:r w:rsidRPr="00F57274" w:rsidR="00C75B43">
        <w:rPr>
          <w:rFonts w:ascii="Roboto" w:hAnsi="Roboto"/>
          <w:sz w:val="20"/>
          <w:szCs w:val="20"/>
          <w:lang w:val="en-GB"/>
        </w:rPr>
        <w:t>.</w:t>
      </w:r>
    </w:p>
    <w:p w:rsidRPr="00602E43" w:rsidR="008D790D" w:rsidP="007A4CBA" w:rsidRDefault="008D790D" w14:paraId="39324CE1" w14:textId="0D80E197">
      <w:pPr>
        <w:pStyle w:val="Ttulo3"/>
        <w:numPr>
          <w:ilvl w:val="0"/>
          <w:numId w:val="7"/>
        </w:numPr>
        <w:jc w:val="both"/>
        <w:rPr>
          <w:rFonts w:ascii="Roboto" w:hAnsi="Roboto" w:eastAsia="Times New Roman"/>
          <w:sz w:val="22"/>
          <w:szCs w:val="22"/>
          <w:lang w:val="en-US"/>
        </w:rPr>
      </w:pPr>
      <w:r w:rsidRPr="00602E43">
        <w:rPr>
          <w:rFonts w:ascii="Roboto" w:hAnsi="Roboto" w:eastAsia="Times New Roman"/>
          <w:sz w:val="22"/>
          <w:szCs w:val="22"/>
          <w:lang w:val="en-US"/>
        </w:rPr>
        <w:t xml:space="preserve">… </w:t>
      </w:r>
      <w:r w:rsidRPr="00602E43" w:rsidR="008F08F8">
        <w:rPr>
          <w:rFonts w:ascii="Roboto" w:hAnsi="Roboto" w:eastAsia="Times New Roman"/>
          <w:sz w:val="22"/>
          <w:szCs w:val="22"/>
          <w:lang w:val="en-US"/>
        </w:rPr>
        <w:t>a</w:t>
      </w:r>
      <w:r w:rsidRPr="00602E43" w:rsidR="0034186C">
        <w:rPr>
          <w:rFonts w:ascii="Roboto" w:hAnsi="Roboto" w:eastAsia="Times New Roman"/>
          <w:sz w:val="22"/>
          <w:szCs w:val="22"/>
          <w:lang w:val="en-US"/>
        </w:rPr>
        <w:t>s such</w:t>
      </w:r>
      <w:r w:rsidRPr="00602E43">
        <w:rPr>
          <w:rFonts w:ascii="Roboto" w:hAnsi="Roboto" w:eastAsia="Times New Roman"/>
          <w:sz w:val="22"/>
          <w:szCs w:val="22"/>
          <w:lang w:val="en-US"/>
        </w:rPr>
        <w:t xml:space="preserve"> contributing to a rich set of interconnected SDGs</w:t>
      </w:r>
    </w:p>
    <w:p w:rsidRPr="00602E43" w:rsidR="008D790D" w:rsidP="004A246C" w:rsidRDefault="008D790D" w14:paraId="1F59248A" w14:textId="67AD2CB9">
      <w:pPr>
        <w:spacing w:before="120" w:after="120"/>
        <w:jc w:val="both"/>
        <w:rPr>
          <w:rFonts w:ascii="Roboto" w:hAnsi="Roboto" w:eastAsia="Aptos"/>
          <w:sz w:val="20"/>
          <w:szCs w:val="20"/>
          <w:lang w:val="en-US"/>
        </w:rPr>
      </w:pPr>
      <w:r w:rsidRPr="00602E43">
        <w:rPr>
          <w:rFonts w:ascii="Roboto" w:hAnsi="Roboto" w:eastAsia="Aptos"/>
          <w:sz w:val="20"/>
          <w:szCs w:val="20"/>
          <w:lang w:val="en-US"/>
        </w:rPr>
        <w:t xml:space="preserve">Considering the overall vision, strategic priorities and outcome objectives highlighted above, this </w:t>
      </w:r>
      <w:proofErr w:type="spellStart"/>
      <w:r w:rsidRPr="00602E43">
        <w:rPr>
          <w:rFonts w:ascii="Roboto" w:hAnsi="Roboto" w:eastAsia="Aptos"/>
          <w:sz w:val="20"/>
          <w:szCs w:val="20"/>
          <w:lang w:val="en-US"/>
        </w:rPr>
        <w:t>programme</w:t>
      </w:r>
      <w:proofErr w:type="spellEnd"/>
      <w:r w:rsidRPr="00602E43">
        <w:rPr>
          <w:rFonts w:ascii="Roboto" w:hAnsi="Roboto" w:eastAsia="Aptos"/>
          <w:sz w:val="20"/>
          <w:szCs w:val="20"/>
          <w:lang w:val="en-US"/>
        </w:rPr>
        <w:t xml:space="preserve"> will contribute to multiple SDGs, with a particular focus on </w:t>
      </w:r>
      <w:r w:rsidRPr="00602E43">
        <w:rPr>
          <w:rFonts w:ascii="Roboto" w:hAnsi="Roboto" w:eastAsia="Aptos"/>
          <w:sz w:val="20"/>
          <w:szCs w:val="20"/>
          <w:u w:val="single"/>
          <w:lang w:val="en-US"/>
        </w:rPr>
        <w:t>SDG 8</w:t>
      </w:r>
      <w:r w:rsidRPr="00602E43">
        <w:rPr>
          <w:rFonts w:ascii="Roboto" w:hAnsi="Roboto" w:eastAsia="Aptos"/>
          <w:sz w:val="20"/>
          <w:szCs w:val="20"/>
          <w:lang w:val="en-US"/>
        </w:rPr>
        <w:t xml:space="preserve"> (Economic growth and decent work); </w:t>
      </w:r>
      <w:r w:rsidRPr="00602E43">
        <w:rPr>
          <w:rFonts w:ascii="Roboto" w:hAnsi="Roboto" w:eastAsia="Aptos"/>
          <w:sz w:val="20"/>
          <w:szCs w:val="20"/>
          <w:u w:val="single"/>
          <w:lang w:val="en-US"/>
        </w:rPr>
        <w:t xml:space="preserve">SDG 5 </w:t>
      </w:r>
      <w:r w:rsidRPr="00602E43">
        <w:rPr>
          <w:rFonts w:ascii="Roboto" w:hAnsi="Roboto" w:eastAsia="Aptos"/>
          <w:sz w:val="20"/>
          <w:szCs w:val="20"/>
          <w:lang w:val="en-US"/>
        </w:rPr>
        <w:t xml:space="preserve">(Gender equality) and </w:t>
      </w:r>
      <w:r w:rsidRPr="00602E43">
        <w:rPr>
          <w:rFonts w:ascii="Roboto" w:hAnsi="Roboto" w:eastAsia="Aptos"/>
          <w:sz w:val="20"/>
          <w:szCs w:val="20"/>
          <w:u w:val="single"/>
          <w:lang w:val="en-US"/>
        </w:rPr>
        <w:t>SDG 13</w:t>
      </w:r>
      <w:r w:rsidRPr="00602E43">
        <w:rPr>
          <w:rFonts w:ascii="Roboto" w:hAnsi="Roboto" w:eastAsia="Aptos"/>
          <w:sz w:val="20"/>
          <w:szCs w:val="20"/>
          <w:lang w:val="en-US"/>
        </w:rPr>
        <w:t xml:space="preserve"> (Climate action). </w:t>
      </w:r>
      <w:r w:rsidR="00586FDC">
        <w:rPr>
          <w:rFonts w:ascii="Roboto" w:hAnsi="Roboto" w:eastAsia="Aptos"/>
          <w:sz w:val="20"/>
          <w:szCs w:val="20"/>
          <w:lang w:val="en-GB"/>
        </w:rPr>
        <w:t>As</w:t>
      </w:r>
      <w:r w:rsidRPr="00FD5A79">
        <w:rPr>
          <w:rFonts w:ascii="Roboto" w:hAnsi="Roboto" w:eastAsia="Aptos"/>
          <w:sz w:val="20"/>
          <w:szCs w:val="20"/>
          <w:lang w:val="en-GB"/>
        </w:rPr>
        <w:t xml:space="preserve"> </w:t>
      </w:r>
      <w:r w:rsidRPr="00F57274">
        <w:rPr>
          <w:rFonts w:ascii="Roboto" w:hAnsi="Roboto" w:eastAsia="Aptos"/>
          <w:sz w:val="20"/>
          <w:szCs w:val="20"/>
          <w:lang w:val="en-GB"/>
        </w:rPr>
        <w:t>our strategic</w:t>
      </w:r>
      <w:r w:rsidRPr="00FD5A79">
        <w:rPr>
          <w:rFonts w:ascii="Roboto" w:hAnsi="Roboto" w:eastAsia="Aptos"/>
          <w:sz w:val="20"/>
          <w:szCs w:val="20"/>
          <w:lang w:val="en-GB"/>
        </w:rPr>
        <w:t xml:space="preserve"> focus on sustainable entrepreneurship</w:t>
      </w:r>
      <w:r w:rsidRPr="00F57274">
        <w:rPr>
          <w:rFonts w:ascii="Roboto" w:hAnsi="Roboto" w:eastAsia="Aptos"/>
          <w:sz w:val="20"/>
          <w:szCs w:val="20"/>
          <w:lang w:val="en-GB"/>
        </w:rPr>
        <w:t xml:space="preserve"> as a driver for social justice</w:t>
      </w:r>
      <w:r w:rsidRPr="00FD5A79">
        <w:rPr>
          <w:rFonts w:ascii="Roboto" w:hAnsi="Roboto" w:eastAsia="Aptos"/>
          <w:sz w:val="20"/>
          <w:szCs w:val="20"/>
          <w:lang w:val="en-GB"/>
        </w:rPr>
        <w:t xml:space="preserve">, we selected SDG 8 as the </w:t>
      </w:r>
      <w:r w:rsidRPr="00183916">
        <w:rPr>
          <w:rFonts w:ascii="Roboto" w:hAnsi="Roboto" w:eastAsia="Aptos"/>
          <w:sz w:val="20"/>
          <w:szCs w:val="20"/>
          <w:lang w:val="en-GB"/>
        </w:rPr>
        <w:t>primary</w:t>
      </w:r>
      <w:r w:rsidRPr="00FD5A79">
        <w:rPr>
          <w:rFonts w:ascii="Roboto" w:hAnsi="Roboto" w:eastAsia="Aptos"/>
          <w:sz w:val="20"/>
          <w:szCs w:val="20"/>
          <w:lang w:val="en-GB"/>
        </w:rPr>
        <w:t xml:space="preserve"> goal for </w:t>
      </w:r>
      <w:proofErr w:type="spellStart"/>
      <w:r w:rsidRPr="00FD5A79">
        <w:rPr>
          <w:rFonts w:ascii="Roboto" w:hAnsi="Roboto" w:eastAsia="Aptos"/>
          <w:sz w:val="20"/>
          <w:szCs w:val="20"/>
          <w:lang w:val="en-GB"/>
        </w:rPr>
        <w:t>Trias</w:t>
      </w:r>
      <w:proofErr w:type="spellEnd"/>
      <w:r w:rsidRPr="00FD5A79">
        <w:rPr>
          <w:rFonts w:ascii="Roboto" w:hAnsi="Roboto" w:eastAsia="Aptos"/>
          <w:sz w:val="20"/>
          <w:szCs w:val="20"/>
          <w:lang w:val="en-GB"/>
        </w:rPr>
        <w:t>.</w:t>
      </w:r>
      <w:r w:rsidRPr="00F57274">
        <w:rPr>
          <w:rFonts w:ascii="Roboto" w:hAnsi="Roboto" w:eastAsia="Aptos"/>
          <w:sz w:val="20"/>
          <w:szCs w:val="20"/>
          <w:lang w:val="en-GB"/>
        </w:rPr>
        <w:t xml:space="preserve"> With our</w:t>
      </w:r>
      <w:r w:rsidRPr="00FD5A79">
        <w:rPr>
          <w:rFonts w:ascii="Roboto" w:hAnsi="Roboto" w:eastAsia="Aptos"/>
          <w:sz w:val="20"/>
          <w:szCs w:val="20"/>
          <w:lang w:val="en-GB"/>
        </w:rPr>
        <w:t xml:space="preserve"> explicit attention to women, youth and underprivileged people</w:t>
      </w:r>
      <w:r w:rsidRPr="00F57274">
        <w:rPr>
          <w:rFonts w:ascii="Roboto" w:hAnsi="Roboto" w:eastAsia="Aptos"/>
          <w:sz w:val="20"/>
          <w:szCs w:val="20"/>
          <w:lang w:val="en-GB"/>
        </w:rPr>
        <w:t>, contribut</w:t>
      </w:r>
      <w:r w:rsidR="008B05E0">
        <w:rPr>
          <w:rFonts w:ascii="Roboto" w:hAnsi="Roboto" w:eastAsia="Aptos"/>
          <w:sz w:val="20"/>
          <w:szCs w:val="20"/>
          <w:lang w:val="en-GB"/>
        </w:rPr>
        <w:t>ing</w:t>
      </w:r>
      <w:r w:rsidRPr="00F57274">
        <w:rPr>
          <w:rFonts w:ascii="Roboto" w:hAnsi="Roboto" w:eastAsia="Aptos"/>
          <w:sz w:val="20"/>
          <w:szCs w:val="20"/>
          <w:lang w:val="en-GB"/>
        </w:rPr>
        <w:t xml:space="preserve"> to the</w:t>
      </w:r>
      <w:r w:rsidRPr="00FD5A79">
        <w:rPr>
          <w:rFonts w:ascii="Roboto" w:hAnsi="Roboto" w:eastAsia="Aptos"/>
          <w:sz w:val="20"/>
          <w:szCs w:val="20"/>
          <w:lang w:val="en-GB"/>
        </w:rPr>
        <w:t xml:space="preserve"> targets of SDGs </w:t>
      </w:r>
      <w:r w:rsidR="008B05E0">
        <w:rPr>
          <w:rFonts w:ascii="Roboto" w:hAnsi="Roboto" w:eastAsia="Aptos"/>
          <w:sz w:val="20"/>
          <w:szCs w:val="20"/>
          <w:lang w:val="en-GB"/>
        </w:rPr>
        <w:t>related</w:t>
      </w:r>
      <w:r w:rsidRPr="00FD5A79">
        <w:rPr>
          <w:rFonts w:ascii="Roboto" w:hAnsi="Roboto" w:eastAsia="Aptos"/>
          <w:sz w:val="20"/>
          <w:szCs w:val="20"/>
          <w:lang w:val="en-GB"/>
        </w:rPr>
        <w:t xml:space="preserve"> inequality (goals nr 5, 10, 16), </w:t>
      </w:r>
      <w:r w:rsidRPr="00F57274">
        <w:rPr>
          <w:rFonts w:ascii="Roboto" w:hAnsi="Roboto" w:eastAsia="Aptos"/>
          <w:sz w:val="20"/>
          <w:szCs w:val="20"/>
          <w:lang w:val="en-GB"/>
        </w:rPr>
        <w:t>with</w:t>
      </w:r>
      <w:r w:rsidRPr="00FD5A79">
        <w:rPr>
          <w:rFonts w:ascii="Roboto" w:hAnsi="Roboto" w:eastAsia="Aptos"/>
          <w:sz w:val="20"/>
          <w:szCs w:val="20"/>
          <w:lang w:val="en-GB"/>
        </w:rPr>
        <w:t xml:space="preserve"> SDG 5 as </w:t>
      </w:r>
      <w:r w:rsidRPr="00F57274">
        <w:rPr>
          <w:rFonts w:ascii="Roboto" w:hAnsi="Roboto" w:eastAsia="Aptos"/>
          <w:sz w:val="20"/>
          <w:szCs w:val="20"/>
          <w:lang w:val="en-GB"/>
        </w:rPr>
        <w:t>the one</w:t>
      </w:r>
      <w:r w:rsidRPr="00FD5A79">
        <w:rPr>
          <w:rFonts w:ascii="Roboto" w:hAnsi="Roboto" w:eastAsia="Aptos"/>
          <w:sz w:val="20"/>
          <w:szCs w:val="20"/>
          <w:lang w:val="en-GB"/>
        </w:rPr>
        <w:t xml:space="preserve"> that reflects best what we do with our MBO-partners. </w:t>
      </w:r>
      <w:r w:rsidR="00E21587">
        <w:rPr>
          <w:rFonts w:ascii="Roboto" w:hAnsi="Roboto" w:eastAsia="Aptos"/>
          <w:sz w:val="20"/>
          <w:szCs w:val="20"/>
          <w:lang w:val="en-GB"/>
        </w:rPr>
        <w:t xml:space="preserve">With our strategic focus on climate and environment, </w:t>
      </w:r>
      <w:r w:rsidRPr="00F57274">
        <w:rPr>
          <w:rFonts w:ascii="Roboto" w:hAnsi="Roboto" w:eastAsia="Aptos"/>
          <w:sz w:val="20"/>
          <w:szCs w:val="20"/>
          <w:lang w:val="en-GB"/>
        </w:rPr>
        <w:t>SDG</w:t>
      </w:r>
      <w:r w:rsidRPr="00FD5A79">
        <w:rPr>
          <w:rFonts w:ascii="Roboto" w:hAnsi="Roboto" w:eastAsia="Aptos"/>
          <w:sz w:val="20"/>
          <w:szCs w:val="20"/>
          <w:lang w:val="en-GB"/>
        </w:rPr>
        <w:t xml:space="preserve"> 13 </w:t>
      </w:r>
      <w:r w:rsidRPr="00F57274">
        <w:rPr>
          <w:rFonts w:ascii="Roboto" w:hAnsi="Roboto" w:eastAsia="Aptos"/>
          <w:sz w:val="20"/>
          <w:szCs w:val="20"/>
          <w:lang w:val="en-GB"/>
        </w:rPr>
        <w:t>is a logic choice for our</w:t>
      </w:r>
      <w:r w:rsidRPr="00FD5A79">
        <w:rPr>
          <w:rFonts w:ascii="Roboto" w:hAnsi="Roboto" w:eastAsia="Aptos"/>
          <w:sz w:val="20"/>
          <w:szCs w:val="20"/>
          <w:lang w:val="en-GB"/>
        </w:rPr>
        <w:t xml:space="preserve"> 3</w:t>
      </w:r>
      <w:r w:rsidRPr="00FD5A79">
        <w:rPr>
          <w:rFonts w:ascii="Roboto" w:hAnsi="Roboto" w:eastAsia="Aptos"/>
          <w:sz w:val="20"/>
          <w:szCs w:val="20"/>
          <w:vertAlign w:val="superscript"/>
          <w:lang w:val="en-GB"/>
        </w:rPr>
        <w:t>rd</w:t>
      </w:r>
      <w:r w:rsidRPr="00FD5A79">
        <w:rPr>
          <w:rFonts w:ascii="Roboto" w:hAnsi="Roboto" w:eastAsia="Aptos"/>
          <w:sz w:val="20"/>
          <w:szCs w:val="20"/>
          <w:lang w:val="en-GB"/>
        </w:rPr>
        <w:t xml:space="preserve"> secondary SDG</w:t>
      </w:r>
      <w:r w:rsidRPr="00FD5A79">
        <w:rPr>
          <w:rFonts w:ascii="Roboto" w:hAnsi="Roboto" w:eastAsia="Aptos"/>
          <w:i/>
          <w:sz w:val="20"/>
          <w:szCs w:val="20"/>
          <w:lang w:val="en-GB"/>
        </w:rPr>
        <w:t xml:space="preserve"> </w:t>
      </w:r>
      <w:r w:rsidRPr="00F57274">
        <w:rPr>
          <w:rFonts w:ascii="Roboto" w:hAnsi="Roboto" w:eastAsia="Aptos"/>
          <w:sz w:val="20"/>
          <w:szCs w:val="20"/>
          <w:lang w:val="en-GB"/>
        </w:rPr>
        <w:t>marking</w:t>
      </w:r>
      <w:r w:rsidRPr="00FD5A79">
        <w:rPr>
          <w:rFonts w:ascii="Roboto" w:hAnsi="Roboto" w:eastAsia="Aptos"/>
          <w:sz w:val="20"/>
          <w:szCs w:val="20"/>
          <w:lang w:val="en-GB"/>
        </w:rPr>
        <w:t xml:space="preserve"> this programme.</w:t>
      </w:r>
    </w:p>
    <w:p w:rsidRPr="00FD5A79" w:rsidR="008D790D" w:rsidP="004A246C" w:rsidRDefault="008D790D" w14:paraId="39DB8D5D" w14:textId="77777777">
      <w:pPr>
        <w:spacing w:before="120" w:after="120"/>
        <w:jc w:val="both"/>
        <w:rPr>
          <w:rFonts w:ascii="Roboto" w:hAnsi="Roboto" w:eastAsia="Aptos"/>
          <w:sz w:val="20"/>
          <w:szCs w:val="20"/>
          <w:lang w:val="en-GB"/>
        </w:rPr>
      </w:pPr>
      <w:r w:rsidRPr="00602E43">
        <w:rPr>
          <w:rFonts w:ascii="Roboto" w:hAnsi="Roboto" w:eastAsia="Aptos"/>
          <w:sz w:val="20"/>
          <w:szCs w:val="20"/>
          <w:lang w:val="en-US"/>
        </w:rPr>
        <w:t>In line with our reasoning to adopt an integrated approach to our 3 main strategic priorities, these SDGs are mutually reinforcing. Indeed, promoting inclusive economic development (SDG 8) cannot be achieved without addressing structural inequalities (SDG 5), while climate change (SDG 13) directly affects both economic opportunities (SDG 8) and social justice. Similarly, progress in sustainable agriculture and food systems (</w:t>
      </w:r>
      <w:r w:rsidRPr="00602E43">
        <w:rPr>
          <w:rFonts w:ascii="Roboto" w:hAnsi="Roboto" w:eastAsia="Aptos"/>
          <w:sz w:val="20"/>
          <w:szCs w:val="20"/>
          <w:u w:val="single"/>
          <w:lang w:val="en-US"/>
        </w:rPr>
        <w:t>SDG 2</w:t>
      </w:r>
      <w:r w:rsidRPr="00602E43">
        <w:rPr>
          <w:rFonts w:ascii="Roboto" w:hAnsi="Roboto" w:eastAsia="Aptos"/>
          <w:sz w:val="20"/>
          <w:szCs w:val="20"/>
          <w:lang w:val="en-US"/>
        </w:rPr>
        <w:t>) reinforces economic resilience (SDG 8), while reduced inequalities (</w:t>
      </w:r>
      <w:r w:rsidRPr="00602E43">
        <w:rPr>
          <w:rFonts w:ascii="Roboto" w:hAnsi="Roboto" w:eastAsia="Aptos"/>
          <w:sz w:val="20"/>
          <w:szCs w:val="20"/>
          <w:u w:val="single"/>
          <w:lang w:val="en-US"/>
        </w:rPr>
        <w:t>SDG 10</w:t>
      </w:r>
      <w:r w:rsidRPr="00602E43">
        <w:rPr>
          <w:rFonts w:ascii="Roboto" w:hAnsi="Roboto" w:eastAsia="Aptos"/>
          <w:sz w:val="20"/>
          <w:szCs w:val="20"/>
          <w:lang w:val="en-US"/>
        </w:rPr>
        <w:t>) and strong institutions (</w:t>
      </w:r>
      <w:r w:rsidRPr="00602E43">
        <w:rPr>
          <w:rFonts w:ascii="Roboto" w:hAnsi="Roboto" w:eastAsia="Aptos"/>
          <w:sz w:val="20"/>
          <w:szCs w:val="20"/>
          <w:u w:val="single"/>
          <w:lang w:val="en-US"/>
        </w:rPr>
        <w:t>SDG 16</w:t>
      </w:r>
      <w:r w:rsidRPr="00602E43">
        <w:rPr>
          <w:rFonts w:ascii="Roboto" w:hAnsi="Roboto" w:eastAsia="Aptos"/>
          <w:sz w:val="20"/>
          <w:szCs w:val="20"/>
          <w:lang w:val="en-US"/>
        </w:rPr>
        <w:t xml:space="preserve">) create the enabling environment for sustainable entrepreneurship. Therefore, we aim to significantly contribute to these other three SDGs (2, 10 and 16). </w:t>
      </w:r>
    </w:p>
    <w:p w:rsidRPr="00FD5A79" w:rsidR="008D790D" w:rsidP="004A246C" w:rsidRDefault="008D790D" w14:paraId="36CAEA59" w14:textId="77777777">
      <w:pPr>
        <w:spacing w:before="120" w:after="120"/>
        <w:jc w:val="both"/>
        <w:rPr>
          <w:rFonts w:ascii="Roboto" w:hAnsi="Roboto" w:eastAsia="Aptos"/>
          <w:sz w:val="20"/>
          <w:szCs w:val="20"/>
          <w:lang w:val="en-GB"/>
        </w:rPr>
      </w:pPr>
      <w:r w:rsidRPr="00F57274">
        <w:rPr>
          <w:rFonts w:ascii="Roboto" w:hAnsi="Roboto" w:eastAsia="Aptos"/>
          <w:sz w:val="20"/>
          <w:szCs w:val="20"/>
          <w:lang w:val="en-GB"/>
        </w:rPr>
        <w:t>R</w:t>
      </w:r>
      <w:r w:rsidRPr="00FD5A79">
        <w:rPr>
          <w:rFonts w:ascii="Roboto" w:hAnsi="Roboto" w:eastAsia="Aptos"/>
          <w:sz w:val="20"/>
          <w:szCs w:val="20"/>
          <w:lang w:val="en-GB"/>
        </w:rPr>
        <w:t>ecognising the importance of multi-stakeholder partnerships in tackling the local and global challenges of family entrepreneurs and their MBOs</w:t>
      </w:r>
      <w:r w:rsidRPr="00F57274">
        <w:rPr>
          <w:rFonts w:ascii="Roboto" w:hAnsi="Roboto" w:eastAsia="Aptos"/>
          <w:sz w:val="20"/>
          <w:szCs w:val="20"/>
          <w:lang w:val="en-GB"/>
        </w:rPr>
        <w:t xml:space="preserve">, </w:t>
      </w:r>
      <w:proofErr w:type="spellStart"/>
      <w:r w:rsidRPr="00FD5A79">
        <w:rPr>
          <w:rFonts w:ascii="Roboto" w:hAnsi="Roboto" w:eastAsia="Aptos"/>
          <w:sz w:val="20"/>
          <w:szCs w:val="20"/>
          <w:lang w:val="en-GB"/>
        </w:rPr>
        <w:t>Trias</w:t>
      </w:r>
      <w:proofErr w:type="spellEnd"/>
      <w:r w:rsidRPr="00FD5A79">
        <w:rPr>
          <w:rFonts w:ascii="Roboto" w:hAnsi="Roboto" w:eastAsia="Aptos"/>
          <w:sz w:val="20"/>
          <w:szCs w:val="20"/>
          <w:lang w:val="en-GB"/>
        </w:rPr>
        <w:t xml:space="preserve"> </w:t>
      </w:r>
      <w:r w:rsidRPr="00F57274">
        <w:rPr>
          <w:rFonts w:ascii="Roboto" w:hAnsi="Roboto" w:eastAsia="Aptos"/>
          <w:sz w:val="20"/>
          <w:szCs w:val="20"/>
          <w:lang w:val="en-GB"/>
        </w:rPr>
        <w:t>strategically chose to further invest in its roles as bridge builder and facilitator of exchanges with and between its MBO- and strategic partners (</w:t>
      </w:r>
      <w:proofErr w:type="spellStart"/>
      <w:r w:rsidRPr="00F57274">
        <w:rPr>
          <w:rFonts w:ascii="Roboto" w:hAnsi="Roboto" w:eastAsia="Aptos"/>
          <w:sz w:val="20"/>
          <w:szCs w:val="20"/>
          <w:lang w:val="en-GB"/>
        </w:rPr>
        <w:t>cfr</w:t>
      </w:r>
      <w:proofErr w:type="spellEnd"/>
      <w:r w:rsidRPr="00F57274">
        <w:rPr>
          <w:rFonts w:ascii="Roboto" w:hAnsi="Roboto" w:eastAsia="Aptos"/>
          <w:sz w:val="20"/>
          <w:szCs w:val="20"/>
          <w:lang w:val="en-GB"/>
        </w:rPr>
        <w:t xml:space="preserve"> section 3 below). This programme hence </w:t>
      </w:r>
      <w:r w:rsidRPr="00FD5A79">
        <w:rPr>
          <w:rFonts w:ascii="Roboto" w:hAnsi="Roboto" w:eastAsia="Aptos"/>
          <w:sz w:val="20"/>
          <w:szCs w:val="20"/>
          <w:lang w:val="en-GB"/>
        </w:rPr>
        <w:t xml:space="preserve">also explicitly </w:t>
      </w:r>
      <w:r w:rsidRPr="00F57274">
        <w:rPr>
          <w:rFonts w:ascii="Roboto" w:hAnsi="Roboto" w:eastAsia="Aptos"/>
          <w:sz w:val="20"/>
          <w:szCs w:val="20"/>
          <w:lang w:val="en-GB"/>
        </w:rPr>
        <w:t>contributes to</w:t>
      </w:r>
      <w:r w:rsidRPr="00FD5A79">
        <w:rPr>
          <w:rFonts w:ascii="Roboto" w:hAnsi="Roboto" w:eastAsia="Aptos"/>
          <w:sz w:val="20"/>
          <w:szCs w:val="20"/>
          <w:lang w:val="en-GB"/>
        </w:rPr>
        <w:t xml:space="preserve"> </w:t>
      </w:r>
      <w:r w:rsidRPr="00FD5A79">
        <w:rPr>
          <w:rFonts w:ascii="Roboto" w:hAnsi="Roboto" w:eastAsia="Aptos"/>
          <w:sz w:val="20"/>
          <w:szCs w:val="20"/>
          <w:u w:val="single"/>
          <w:lang w:val="en-GB"/>
        </w:rPr>
        <w:t>SDG 17</w:t>
      </w:r>
      <w:r w:rsidRPr="00FD5A79">
        <w:rPr>
          <w:rFonts w:ascii="Roboto" w:hAnsi="Roboto" w:eastAsia="Aptos"/>
          <w:sz w:val="20"/>
          <w:szCs w:val="20"/>
          <w:lang w:val="en-GB"/>
        </w:rPr>
        <w:t xml:space="preserve"> (“</w:t>
      </w:r>
      <w:r w:rsidRPr="00DE1222">
        <w:rPr>
          <w:rFonts w:ascii="Roboto" w:hAnsi="Roboto" w:eastAsia="Aptos"/>
          <w:sz w:val="20"/>
          <w:szCs w:val="20"/>
          <w:lang w:val="en-GB"/>
        </w:rPr>
        <w:t xml:space="preserve">Strengthen the means of implementation and revitalize the global partnership for sustainable development”). </w:t>
      </w:r>
    </w:p>
    <w:p w:rsidRPr="00602E43" w:rsidR="00F15DBD" w:rsidP="00E21587" w:rsidRDefault="00F15DBD" w14:paraId="2E0AC826" w14:textId="77777777">
      <w:pPr>
        <w:pStyle w:val="Ttulo1"/>
        <w:numPr>
          <w:ilvl w:val="0"/>
          <w:numId w:val="4"/>
        </w:numPr>
        <w:ind w:left="283" w:hanging="357"/>
        <w:rPr>
          <w:rFonts w:ascii="Roboto" w:hAnsi="Roboto" w:eastAsia="Times New Roman"/>
          <w:sz w:val="24"/>
          <w:szCs w:val="24"/>
          <w:lang w:val="en-US"/>
        </w:rPr>
      </w:pPr>
      <w:bookmarkStart w:name="how-our-strategic-approach" w:id="3"/>
      <w:bookmarkStart w:name="a-decolonisation-pathway" w:id="4"/>
      <w:r w:rsidRPr="00602E43">
        <w:rPr>
          <w:rFonts w:ascii="Roboto" w:hAnsi="Roboto" w:eastAsia="Times New Roman"/>
          <w:sz w:val="24"/>
          <w:szCs w:val="24"/>
          <w:lang w:val="en-US"/>
        </w:rPr>
        <w:t xml:space="preserve">From our common dream to joint activities – and back </w:t>
      </w:r>
    </w:p>
    <w:p w:rsidRPr="003870A3" w:rsidR="00F15DBD" w:rsidP="00906BD2" w:rsidRDefault="00F15DBD" w14:paraId="1F8B8BBC" w14:textId="135260A9">
      <w:pPr>
        <w:pStyle w:val="Ttulo3"/>
        <w:numPr>
          <w:ilvl w:val="0"/>
          <w:numId w:val="16"/>
        </w:numPr>
        <w:spacing w:before="120"/>
        <w:ind w:left="714" w:hanging="357"/>
        <w:rPr>
          <w:rFonts w:ascii="Roboto" w:hAnsi="Roboto" w:eastAsia="Times New Roman"/>
          <w:sz w:val="22"/>
          <w:szCs w:val="22"/>
          <w:lang w:val="en-US"/>
        </w:rPr>
      </w:pPr>
      <w:r w:rsidRPr="003870A3">
        <w:rPr>
          <w:rFonts w:ascii="Roboto" w:hAnsi="Roboto" w:eastAsia="Times New Roman"/>
          <w:sz w:val="22"/>
          <w:szCs w:val="22"/>
          <w:lang w:val="en-US"/>
        </w:rPr>
        <w:t xml:space="preserve">Our </w:t>
      </w:r>
      <w:proofErr w:type="spellStart"/>
      <w:r w:rsidRPr="003870A3">
        <w:rPr>
          <w:rFonts w:ascii="Roboto" w:hAnsi="Roboto" w:eastAsia="Times New Roman"/>
          <w:sz w:val="22"/>
          <w:szCs w:val="22"/>
          <w:lang w:val="en-US"/>
        </w:rPr>
        <w:t>programme</w:t>
      </w:r>
      <w:proofErr w:type="spellEnd"/>
      <w:r w:rsidRPr="003870A3">
        <w:rPr>
          <w:rFonts w:ascii="Roboto" w:hAnsi="Roboto" w:eastAsia="Times New Roman"/>
          <w:sz w:val="22"/>
          <w:szCs w:val="22"/>
          <w:lang w:val="en-US"/>
        </w:rPr>
        <w:t xml:space="preserve"> objectives at outcome level</w:t>
      </w:r>
    </w:p>
    <w:p w:rsidR="00426AD4" w:rsidP="00C42FE5" w:rsidRDefault="00426AD4" w14:paraId="0A7F73C9" w14:textId="77777777">
      <w:pPr>
        <w:spacing w:before="180" w:after="180"/>
        <w:jc w:val="both"/>
        <w:rPr>
          <w:rFonts w:ascii="Roboto" w:hAnsi="Roboto" w:eastAsia="Aptos"/>
          <w:iCs/>
          <w:sz w:val="20"/>
          <w:szCs w:val="20"/>
          <w:lang w:val="en-US"/>
        </w:rPr>
      </w:pPr>
      <w:r>
        <w:rPr>
          <w:rFonts w:ascii="Roboto" w:hAnsi="Roboto" w:eastAsia="Aptos"/>
          <w:iCs/>
          <w:sz w:val="20"/>
          <w:szCs w:val="20"/>
          <w:lang w:val="en-US"/>
        </w:rPr>
        <w:br/>
      </w:r>
      <w:r w:rsidRPr="00426AD4">
        <w:rPr>
          <w:rFonts w:ascii="Roboto" w:hAnsi="Roboto" w:eastAsia="Aptos"/>
          <w:iCs/>
          <w:sz w:val="20"/>
          <w:szCs w:val="20"/>
          <w:lang w:val="en-US"/>
        </w:rPr>
        <w:t xml:space="preserve">The </w:t>
      </w:r>
      <w:proofErr w:type="spellStart"/>
      <w:r w:rsidRPr="00426AD4">
        <w:rPr>
          <w:rFonts w:ascii="Roboto" w:hAnsi="Roboto" w:eastAsia="Aptos"/>
          <w:iCs/>
          <w:sz w:val="20"/>
          <w:szCs w:val="20"/>
          <w:lang w:val="en-US"/>
        </w:rPr>
        <w:t>programme’s</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Theory</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of</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Change</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addresses</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change</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across</w:t>
      </w:r>
      <w:proofErr w:type="spellEnd"/>
      <w:r w:rsidRPr="00426AD4">
        <w:rPr>
          <w:rFonts w:ascii="Roboto" w:hAnsi="Roboto" w:eastAsia="Aptos"/>
          <w:iCs/>
          <w:sz w:val="20"/>
          <w:szCs w:val="20"/>
          <w:lang w:val="en-US"/>
        </w:rPr>
        <w:t xml:space="preserve"> four </w:t>
      </w:r>
      <w:proofErr w:type="spellStart"/>
      <w:r w:rsidRPr="00426AD4">
        <w:rPr>
          <w:rFonts w:ascii="Roboto" w:hAnsi="Roboto" w:eastAsia="Aptos"/>
          <w:iCs/>
          <w:sz w:val="20"/>
          <w:szCs w:val="20"/>
          <w:lang w:val="en-US"/>
        </w:rPr>
        <w:t>interconnected</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dimensions</w:t>
      </w:r>
      <w:proofErr w:type="spellEnd"/>
      <w:r w:rsidRPr="00426AD4">
        <w:rPr>
          <w:rFonts w:ascii="Roboto" w:hAnsi="Roboto" w:eastAsia="Aptos"/>
          <w:iCs/>
          <w:sz w:val="20"/>
          <w:szCs w:val="20"/>
          <w:lang w:val="en-US"/>
        </w:rPr>
        <w:t xml:space="preserve">: personal (empowerment </w:t>
      </w:r>
      <w:proofErr w:type="spellStart"/>
      <w:r w:rsidRPr="00426AD4">
        <w:rPr>
          <w:rFonts w:ascii="Roboto" w:hAnsi="Roboto" w:eastAsia="Aptos"/>
          <w:iCs/>
          <w:sz w:val="20"/>
          <w:szCs w:val="20"/>
          <w:lang w:val="en-US"/>
        </w:rPr>
        <w:t>and</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agency</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of</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women</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youth</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and</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waste</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pickers</w:t>
      </w:r>
      <w:proofErr w:type="spellEnd"/>
      <w:r w:rsidRPr="00426AD4">
        <w:rPr>
          <w:rFonts w:ascii="Roboto" w:hAnsi="Roboto" w:eastAsia="Aptos"/>
          <w:iCs/>
          <w:sz w:val="20"/>
          <w:szCs w:val="20"/>
          <w:lang w:val="en-US"/>
        </w:rPr>
        <w:t>), </w:t>
      </w:r>
      <w:proofErr w:type="spellStart"/>
      <w:r w:rsidRPr="00426AD4">
        <w:rPr>
          <w:rFonts w:ascii="Roboto" w:hAnsi="Roboto" w:eastAsia="Aptos"/>
          <w:iCs/>
          <w:sz w:val="20"/>
          <w:szCs w:val="20"/>
          <w:lang w:val="en-US"/>
        </w:rPr>
        <w:t>relational</w:t>
      </w:r>
      <w:proofErr w:type="spellEnd"/>
      <w:r w:rsidRPr="00426AD4">
        <w:rPr>
          <w:rFonts w:ascii="Roboto" w:hAnsi="Roboto" w:eastAsia="Aptos"/>
          <w:iCs/>
          <w:sz w:val="20"/>
          <w:szCs w:val="20"/>
          <w:lang w:val="en-US"/>
        </w:rPr>
        <w:t> (</w:t>
      </w:r>
      <w:proofErr w:type="spellStart"/>
      <w:r w:rsidRPr="00426AD4">
        <w:rPr>
          <w:rFonts w:ascii="Roboto" w:hAnsi="Roboto" w:eastAsia="Aptos"/>
          <w:iCs/>
          <w:sz w:val="20"/>
          <w:szCs w:val="20"/>
          <w:lang w:val="en-US"/>
        </w:rPr>
        <w:t>trust</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and</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collaboration</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among</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MBOs</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private</w:t>
      </w:r>
      <w:proofErr w:type="spellEnd"/>
      <w:r w:rsidRPr="00426AD4">
        <w:rPr>
          <w:rFonts w:ascii="Roboto" w:hAnsi="Roboto" w:eastAsia="Aptos"/>
          <w:iCs/>
          <w:sz w:val="20"/>
          <w:szCs w:val="20"/>
          <w:lang w:val="en-US"/>
        </w:rPr>
        <w:t xml:space="preserve"> sector </w:t>
      </w:r>
      <w:proofErr w:type="spellStart"/>
      <w:r w:rsidRPr="00426AD4">
        <w:rPr>
          <w:rFonts w:ascii="Roboto" w:hAnsi="Roboto" w:eastAsia="Aptos"/>
          <w:iCs/>
          <w:sz w:val="20"/>
          <w:szCs w:val="20"/>
          <w:lang w:val="en-US"/>
        </w:rPr>
        <w:t>and</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public</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authorities</w:t>
      </w:r>
      <w:proofErr w:type="spellEnd"/>
      <w:r w:rsidRPr="00426AD4">
        <w:rPr>
          <w:rFonts w:ascii="Roboto" w:hAnsi="Roboto" w:eastAsia="Aptos"/>
          <w:iCs/>
          <w:sz w:val="20"/>
          <w:szCs w:val="20"/>
          <w:lang w:val="en-US"/>
        </w:rPr>
        <w:t>), cultural (</w:t>
      </w:r>
      <w:proofErr w:type="spellStart"/>
      <w:r w:rsidRPr="00426AD4">
        <w:rPr>
          <w:rFonts w:ascii="Roboto" w:hAnsi="Roboto" w:eastAsia="Aptos"/>
          <w:iCs/>
          <w:sz w:val="20"/>
          <w:szCs w:val="20"/>
          <w:lang w:val="en-US"/>
        </w:rPr>
        <w:t>shifting</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gender</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norms</w:t>
      </w:r>
      <w:proofErr w:type="spellEnd"/>
      <w:r w:rsidRPr="00426AD4">
        <w:rPr>
          <w:rFonts w:ascii="Roboto" w:hAnsi="Roboto" w:eastAsia="Aptos"/>
          <w:iCs/>
          <w:sz w:val="20"/>
          <w:szCs w:val="20"/>
          <w:lang w:val="en-US"/>
        </w:rPr>
        <w:t xml:space="preserve"> </w:t>
      </w:r>
      <w:proofErr w:type="spellStart"/>
      <w:r w:rsidRPr="00426AD4">
        <w:rPr>
          <w:rFonts w:ascii="Roboto" w:hAnsi="Roboto" w:eastAsia="Aptos"/>
          <w:iCs/>
          <w:sz w:val="20"/>
          <w:szCs w:val="20"/>
          <w:lang w:val="en-US"/>
        </w:rPr>
        <w:t>and</w:t>
      </w:r>
      <w:proofErr w:type="spellEnd"/>
      <w:r w:rsidRPr="00426AD4">
        <w:rPr>
          <w:rFonts w:ascii="Roboto" w:hAnsi="Roboto" w:eastAsia="Aptos"/>
          <w:iCs/>
          <w:sz w:val="20"/>
          <w:szCs w:val="20"/>
          <w:lang w:val="en-US"/>
        </w:rPr>
        <w:t xml:space="preserve"> social </w:t>
      </w:r>
      <w:proofErr w:type="spellStart"/>
      <w:r w:rsidRPr="00426AD4">
        <w:rPr>
          <w:rFonts w:ascii="Roboto" w:hAnsi="Roboto" w:eastAsia="Aptos"/>
          <w:iCs/>
          <w:sz w:val="20"/>
          <w:szCs w:val="20"/>
          <w:lang w:val="en-US"/>
        </w:rPr>
        <w:t>discrimination</w:t>
      </w:r>
      <w:proofErr w:type="spellEnd"/>
      <w:r w:rsidRPr="00426AD4">
        <w:rPr>
          <w:rFonts w:ascii="Roboto" w:hAnsi="Roboto" w:eastAsia="Aptos"/>
          <w:iCs/>
          <w:sz w:val="20"/>
          <w:szCs w:val="20"/>
          <w:lang w:val="en-US"/>
        </w:rPr>
        <w:t>), and structural (inclusive policies, climate finance mechanisms and market systems).</w:t>
      </w:r>
    </w:p>
    <w:p w:rsidRPr="00426AD4" w:rsidR="00EF27BF" w:rsidP="00C42FE5" w:rsidRDefault="002169D7" w14:paraId="5EFB9E7F" w14:textId="5B8B4FC1">
      <w:pPr>
        <w:spacing w:before="180" w:after="180"/>
        <w:jc w:val="both"/>
        <w:rPr>
          <w:rFonts w:ascii="Roboto" w:hAnsi="Roboto" w:eastAsia="Aptos"/>
          <w:iCs/>
          <w:sz w:val="20"/>
          <w:szCs w:val="20"/>
        </w:rPr>
      </w:pPr>
      <w:r w:rsidRPr="00602E43">
        <w:rPr>
          <w:rFonts w:ascii="Roboto" w:hAnsi="Roboto" w:eastAsia="Aptos"/>
          <w:iCs/>
          <w:sz w:val="20"/>
          <w:szCs w:val="20"/>
          <w:lang w:val="en-US"/>
        </w:rPr>
        <w:t xml:space="preserve">As indicated above, </w:t>
      </w:r>
      <w:proofErr w:type="spellStart"/>
      <w:r w:rsidRPr="00602E43">
        <w:rPr>
          <w:rFonts w:ascii="Roboto" w:hAnsi="Roboto" w:eastAsia="Aptos"/>
          <w:iCs/>
          <w:sz w:val="20"/>
          <w:szCs w:val="20"/>
          <w:lang w:val="en-US"/>
        </w:rPr>
        <w:t>Trias</w:t>
      </w:r>
      <w:proofErr w:type="spellEnd"/>
      <w:r w:rsidRPr="00602E43">
        <w:rPr>
          <w:rFonts w:ascii="Roboto" w:hAnsi="Roboto" w:eastAsia="Aptos"/>
          <w:iCs/>
          <w:sz w:val="20"/>
          <w:szCs w:val="20"/>
          <w:lang w:val="en-US"/>
        </w:rPr>
        <w:t xml:space="preserve"> strongly believes in the collective power of entrepreneurial people worldwide </w:t>
      </w:r>
      <w:r w:rsidRPr="00602E43" w:rsidR="007B6AF5">
        <w:rPr>
          <w:rFonts w:ascii="Roboto" w:hAnsi="Roboto" w:eastAsia="Aptos"/>
          <w:iCs/>
          <w:sz w:val="20"/>
          <w:szCs w:val="20"/>
          <w:lang w:val="en-US"/>
        </w:rPr>
        <w:t xml:space="preserve">as a key element in our strategy and Theory of Change. </w:t>
      </w:r>
      <w:r w:rsidRPr="00602E43" w:rsidR="00EF27BF">
        <w:rPr>
          <w:rFonts w:ascii="Roboto" w:hAnsi="Roboto" w:eastAsia="Aptos"/>
          <w:iCs/>
          <w:sz w:val="20"/>
          <w:szCs w:val="20"/>
          <w:lang w:val="en-US"/>
        </w:rPr>
        <w:t>We therefore consider MBOs</w:t>
      </w:r>
      <w:r w:rsidRPr="00602E43" w:rsidR="00926716">
        <w:rPr>
          <w:rFonts w:ascii="Roboto" w:hAnsi="Roboto" w:eastAsia="Aptos"/>
          <w:iCs/>
          <w:sz w:val="20"/>
          <w:szCs w:val="20"/>
          <w:lang w:val="en-US"/>
        </w:rPr>
        <w:t xml:space="preserve"> as our</w:t>
      </w:r>
      <w:r w:rsidRPr="00602E43" w:rsidR="00D93384">
        <w:rPr>
          <w:rFonts w:ascii="Roboto" w:hAnsi="Roboto" w:eastAsia="Aptos"/>
          <w:iCs/>
          <w:sz w:val="20"/>
          <w:szCs w:val="20"/>
          <w:lang w:val="en-US"/>
        </w:rPr>
        <w:t xml:space="preserve"> strategic </w:t>
      </w:r>
      <w:proofErr w:type="gramStart"/>
      <w:r w:rsidRPr="00602E43" w:rsidR="00D93384">
        <w:rPr>
          <w:rFonts w:ascii="Roboto" w:hAnsi="Roboto" w:eastAsia="Aptos"/>
          <w:iCs/>
          <w:sz w:val="20"/>
          <w:szCs w:val="20"/>
          <w:lang w:val="en-US"/>
        </w:rPr>
        <w:t>means,</w:t>
      </w:r>
      <w:r w:rsidRPr="00602E43" w:rsidR="002A5D3A">
        <w:rPr>
          <w:rFonts w:ascii="Roboto" w:hAnsi="Roboto" w:eastAsia="Aptos"/>
          <w:iCs/>
          <w:sz w:val="20"/>
          <w:szCs w:val="20"/>
          <w:lang w:val="en-US"/>
        </w:rPr>
        <w:t xml:space="preserve"> and</w:t>
      </w:r>
      <w:proofErr w:type="gramEnd"/>
      <w:r w:rsidRPr="00602E43" w:rsidR="002A5D3A">
        <w:rPr>
          <w:rFonts w:ascii="Roboto" w:hAnsi="Roboto" w:eastAsia="Aptos"/>
          <w:iCs/>
          <w:sz w:val="20"/>
          <w:szCs w:val="20"/>
          <w:lang w:val="en-US"/>
        </w:rPr>
        <w:t xml:space="preserve"> seeing them becoming stronger and more inclusive as our</w:t>
      </w:r>
      <w:r w:rsidRPr="00602E43" w:rsidR="00926716">
        <w:rPr>
          <w:rFonts w:ascii="Roboto" w:hAnsi="Roboto" w:eastAsia="Aptos"/>
          <w:iCs/>
          <w:sz w:val="20"/>
          <w:szCs w:val="20"/>
          <w:lang w:val="en-US"/>
        </w:rPr>
        <w:t xml:space="preserve"> main intermediate objective</w:t>
      </w:r>
      <w:r w:rsidRPr="00602E43" w:rsidR="00EF27BF">
        <w:rPr>
          <w:rFonts w:ascii="Roboto" w:hAnsi="Roboto" w:eastAsia="Aptos"/>
          <w:iCs/>
          <w:sz w:val="20"/>
          <w:szCs w:val="20"/>
          <w:lang w:val="en-US"/>
        </w:rPr>
        <w:t xml:space="preserve"> </w:t>
      </w:r>
      <w:r w:rsidRPr="00602E43" w:rsidR="00821224">
        <w:rPr>
          <w:rFonts w:ascii="Roboto" w:hAnsi="Roboto" w:eastAsia="Aptos"/>
          <w:iCs/>
          <w:sz w:val="20"/>
          <w:szCs w:val="20"/>
          <w:lang w:val="en-US"/>
        </w:rPr>
        <w:t xml:space="preserve">to sustainably and efficiently </w:t>
      </w:r>
      <w:r w:rsidRPr="00602E43" w:rsidR="002A5D3A">
        <w:rPr>
          <w:rFonts w:ascii="Roboto" w:hAnsi="Roboto" w:eastAsia="Aptos"/>
          <w:iCs/>
          <w:sz w:val="20"/>
          <w:szCs w:val="20"/>
          <w:lang w:val="en-US"/>
        </w:rPr>
        <w:t>take important steps forward</w:t>
      </w:r>
      <w:r w:rsidRPr="00602E43" w:rsidR="00900528">
        <w:rPr>
          <w:rFonts w:ascii="Roboto" w:hAnsi="Roboto" w:eastAsia="Aptos"/>
          <w:iCs/>
          <w:sz w:val="20"/>
          <w:szCs w:val="20"/>
          <w:lang w:val="en-US"/>
        </w:rPr>
        <w:t xml:space="preserve"> towards</w:t>
      </w:r>
      <w:r w:rsidRPr="00602E43" w:rsidR="00821224">
        <w:rPr>
          <w:rFonts w:ascii="Roboto" w:hAnsi="Roboto" w:eastAsia="Aptos"/>
          <w:iCs/>
          <w:sz w:val="20"/>
          <w:szCs w:val="20"/>
          <w:lang w:val="en-US"/>
        </w:rPr>
        <w:t xml:space="preserve"> more social justice worldwide; and to a more equitable, sustainable and resilient entrepreneurial ecosystem</w:t>
      </w:r>
      <w:r w:rsidRPr="00602E43" w:rsidR="00926716">
        <w:rPr>
          <w:rFonts w:ascii="Roboto" w:hAnsi="Roboto" w:eastAsia="Aptos"/>
          <w:iCs/>
          <w:sz w:val="20"/>
          <w:szCs w:val="20"/>
          <w:lang w:val="en-US"/>
        </w:rPr>
        <w:t>.</w:t>
      </w:r>
    </w:p>
    <w:p w:rsidRPr="0083092E" w:rsidR="007C7DE8" w:rsidP="00C42FE5" w:rsidRDefault="007C7DE8" w14:paraId="435C0D7D" w14:textId="6877E41F">
      <w:pPr>
        <w:spacing w:before="180" w:after="180"/>
        <w:jc w:val="both"/>
        <w:rPr>
          <w:rFonts w:ascii="Roboto" w:hAnsi="Roboto" w:eastAsia="Aptos"/>
          <w:iCs/>
          <w:sz w:val="20"/>
          <w:szCs w:val="20"/>
          <w:lang w:val="en-US"/>
        </w:rPr>
      </w:pPr>
      <w:r w:rsidRPr="00602E43">
        <w:rPr>
          <w:rFonts w:ascii="Roboto" w:hAnsi="Roboto" w:eastAsia="Aptos"/>
          <w:iCs/>
          <w:sz w:val="20"/>
          <w:szCs w:val="20"/>
          <w:lang w:val="en-US"/>
        </w:rPr>
        <w:t>In Brazil, our vision is for the selected Member</w:t>
      </w:r>
      <w:r w:rsidRPr="00602E43">
        <w:rPr>
          <w:rFonts w:ascii="Roboto" w:hAnsi="Roboto" w:eastAsia="Aptos"/>
          <w:iCs/>
          <w:sz w:val="20"/>
          <w:szCs w:val="20"/>
          <w:lang w:val="en-US"/>
        </w:rPr>
        <w:noBreakHyphen/>
      </w:r>
      <w:r w:rsidRPr="00602E43">
        <w:rPr>
          <w:rFonts w:ascii="Roboto" w:hAnsi="Roboto" w:eastAsia="Aptos"/>
          <w:iCs/>
          <w:sz w:val="20"/>
          <w:szCs w:val="20"/>
          <w:lang w:val="en-US"/>
        </w:rPr>
        <w:t xml:space="preserve">Based </w:t>
      </w:r>
      <w:proofErr w:type="spellStart"/>
      <w:r w:rsidRPr="00602E43">
        <w:rPr>
          <w:rFonts w:ascii="Roboto" w:hAnsi="Roboto" w:eastAsia="Aptos"/>
          <w:iCs/>
          <w:sz w:val="20"/>
          <w:szCs w:val="20"/>
          <w:lang w:val="en-US"/>
        </w:rPr>
        <w:t>Organisations</w:t>
      </w:r>
      <w:proofErr w:type="spellEnd"/>
      <w:r w:rsidRPr="00602E43">
        <w:rPr>
          <w:rFonts w:ascii="Roboto" w:hAnsi="Roboto" w:eastAsia="Aptos"/>
          <w:iCs/>
          <w:sz w:val="20"/>
          <w:szCs w:val="20"/>
          <w:lang w:val="en-US"/>
        </w:rPr>
        <w:t xml:space="preserve"> (MBOs) – UNICAFES Pará, CSA </w:t>
      </w:r>
      <w:proofErr w:type="spellStart"/>
      <w:r w:rsidRPr="00602E43">
        <w:rPr>
          <w:rFonts w:ascii="Roboto" w:hAnsi="Roboto" w:eastAsia="Aptos"/>
          <w:iCs/>
          <w:sz w:val="20"/>
          <w:szCs w:val="20"/>
          <w:lang w:val="en-US"/>
        </w:rPr>
        <w:t>Brasil</w:t>
      </w:r>
      <w:proofErr w:type="spellEnd"/>
      <w:r w:rsidRPr="00602E43">
        <w:rPr>
          <w:rFonts w:ascii="Roboto" w:hAnsi="Roboto" w:eastAsia="Aptos"/>
          <w:iCs/>
          <w:sz w:val="20"/>
          <w:szCs w:val="20"/>
          <w:lang w:val="en-US"/>
        </w:rPr>
        <w:t xml:space="preserve">, UNICATADORES, and UNICAFES Rondônia – to become economically viable, autonomous, inclusive and environmentally resilient institutions, effectively embedded in their entrepreneurial ecosystems and able to act as locally rooted change agents in support of their members and the societies in which they operate. </w:t>
      </w:r>
      <w:r w:rsidRPr="0083092E">
        <w:rPr>
          <w:rFonts w:ascii="Roboto" w:hAnsi="Roboto" w:eastAsia="Aptos"/>
          <w:iCs/>
          <w:sz w:val="20"/>
          <w:szCs w:val="20"/>
          <w:lang w:val="en-US"/>
        </w:rPr>
        <w:t xml:space="preserve">Through our </w:t>
      </w:r>
      <w:proofErr w:type="spellStart"/>
      <w:r w:rsidRPr="0083092E">
        <w:rPr>
          <w:rFonts w:ascii="Roboto" w:hAnsi="Roboto" w:eastAsia="Aptos"/>
          <w:iCs/>
          <w:sz w:val="20"/>
          <w:szCs w:val="20"/>
          <w:lang w:val="en-US"/>
        </w:rPr>
        <w:t>organisational</w:t>
      </w:r>
      <w:proofErr w:type="spellEnd"/>
      <w:r w:rsidRPr="0083092E">
        <w:rPr>
          <w:rFonts w:ascii="Roboto" w:hAnsi="Roboto" w:eastAsia="Aptos"/>
          <w:iCs/>
          <w:sz w:val="20"/>
          <w:szCs w:val="20"/>
          <w:lang w:val="en-US"/>
        </w:rPr>
        <w:t xml:space="preserve"> strengthening and institutional development (OS/ID) approach, these MBOs will increase their capacity to exercise ownership over their development pathways, improve their economic and </w:t>
      </w:r>
      <w:proofErr w:type="spellStart"/>
      <w:r w:rsidRPr="0083092E">
        <w:rPr>
          <w:rFonts w:ascii="Roboto" w:hAnsi="Roboto" w:eastAsia="Aptos"/>
          <w:iCs/>
          <w:sz w:val="20"/>
          <w:szCs w:val="20"/>
          <w:lang w:val="en-US"/>
        </w:rPr>
        <w:t>organisational</w:t>
      </w:r>
      <w:proofErr w:type="spellEnd"/>
      <w:r w:rsidRPr="0083092E">
        <w:rPr>
          <w:rFonts w:ascii="Roboto" w:hAnsi="Roboto" w:eastAsia="Aptos"/>
          <w:iCs/>
          <w:sz w:val="20"/>
          <w:szCs w:val="20"/>
          <w:lang w:val="en-US"/>
        </w:rPr>
        <w:t xml:space="preserve"> performance, and promote inclusive and environmentally responsible practices that benefit their diverse memberships – including family farmers, waste pickers, </w:t>
      </w:r>
      <w:r w:rsidR="0083092E">
        <w:rPr>
          <w:rFonts w:ascii="Roboto" w:hAnsi="Roboto" w:eastAsia="Aptos"/>
          <w:iCs/>
          <w:sz w:val="20"/>
          <w:szCs w:val="20"/>
          <w:lang w:val="en-US"/>
        </w:rPr>
        <w:t>rural/</w:t>
      </w:r>
      <w:r w:rsidRPr="0083092E">
        <w:rPr>
          <w:rFonts w:ascii="Roboto" w:hAnsi="Roboto" w:eastAsia="Aptos"/>
          <w:iCs/>
          <w:sz w:val="20"/>
          <w:szCs w:val="20"/>
          <w:lang w:val="en-US"/>
        </w:rPr>
        <w:t>urban producers, women and youth.</w:t>
      </w:r>
    </w:p>
    <w:p w:rsidRPr="00602E43" w:rsidR="00731086" w:rsidP="00731086" w:rsidRDefault="00731086" w14:paraId="5645E189" w14:textId="5D87CB9B">
      <w:pPr>
        <w:ind w:left="60"/>
        <w:jc w:val="both"/>
        <w:textAlignment w:val="baseline"/>
        <w:rPr>
          <w:rFonts w:ascii="Roboto" w:hAnsi="Roboto" w:cstheme="majorBidi"/>
          <w:i/>
          <w:iCs/>
          <w:color w:val="0F4761" w:themeColor="accent1" w:themeShade="BF"/>
          <w:sz w:val="22"/>
          <w:szCs w:val="22"/>
          <w:lang w:val="en-US"/>
        </w:rPr>
      </w:pPr>
      <w:r w:rsidRPr="0083092E">
        <w:rPr>
          <w:rFonts w:ascii="Roboto" w:hAnsi="Roboto" w:cstheme="majorBidi"/>
          <w:i/>
          <w:iCs/>
          <w:color w:val="0F4761" w:themeColor="accent1" w:themeShade="BF"/>
          <w:sz w:val="22"/>
          <w:szCs w:val="22"/>
          <w:lang w:val="en-US"/>
        </w:rPr>
        <w:t xml:space="preserve">      </w:t>
      </w:r>
      <w:r w:rsidRPr="00602E43">
        <w:rPr>
          <w:rFonts w:ascii="Roboto" w:hAnsi="Roboto" w:cstheme="majorBidi"/>
          <w:i/>
          <w:iCs/>
          <w:color w:val="0F4761" w:themeColor="accent1" w:themeShade="BF"/>
          <w:sz w:val="22"/>
          <w:szCs w:val="22"/>
          <w:lang w:val="en-US"/>
        </w:rPr>
        <w:t>Performing and sustainable MBOs</w:t>
      </w:r>
      <w:r w:rsidRPr="00602E43">
        <w:rPr>
          <w:i/>
          <w:iCs/>
          <w:color w:val="0F4761" w:themeColor="accent1" w:themeShade="BF"/>
          <w:sz w:val="22"/>
          <w:szCs w:val="22"/>
          <w:lang w:val="en-US"/>
        </w:rPr>
        <w:t> </w:t>
      </w:r>
      <w:r w:rsidRPr="00602E43">
        <w:rPr>
          <w:rFonts w:ascii="Roboto" w:hAnsi="Roboto" w:cstheme="majorBidi"/>
          <w:i/>
          <w:iCs/>
          <w:color w:val="0F4761" w:themeColor="accent1" w:themeShade="BF"/>
          <w:sz w:val="22"/>
          <w:szCs w:val="22"/>
          <w:lang w:val="en-US"/>
        </w:rPr>
        <w:t> </w:t>
      </w:r>
    </w:p>
    <w:p w:rsidRPr="00602E43" w:rsidR="007A3207" w:rsidP="007A3207" w:rsidRDefault="00DB5641" w14:paraId="707DB901" w14:textId="5B9CC438">
      <w:pPr>
        <w:spacing w:before="180" w:after="180"/>
        <w:jc w:val="both"/>
        <w:rPr>
          <w:rFonts w:ascii="Roboto" w:hAnsi="Roboto" w:eastAsia="Aptos"/>
          <w:sz w:val="20"/>
          <w:szCs w:val="20"/>
          <w:lang w:val="en-US"/>
        </w:rPr>
      </w:pPr>
      <w:r w:rsidRPr="00602E43">
        <w:rPr>
          <w:rFonts w:ascii="Roboto" w:hAnsi="Roboto" w:eastAsia="Aptos"/>
          <w:sz w:val="20"/>
          <w:szCs w:val="20"/>
          <w:lang w:val="en-US"/>
        </w:rPr>
        <w:t>A</w:t>
      </w:r>
      <w:r w:rsidRPr="00602E43" w:rsidR="001B1FCD">
        <w:rPr>
          <w:rFonts w:ascii="Roboto" w:hAnsi="Roboto" w:eastAsia="Aptos"/>
          <w:sz w:val="20"/>
          <w:szCs w:val="20"/>
          <w:lang w:val="en-US"/>
        </w:rPr>
        <w:t xml:space="preserve">s </w:t>
      </w:r>
      <w:proofErr w:type="spellStart"/>
      <w:r w:rsidRPr="00602E43" w:rsidR="001B1FCD">
        <w:rPr>
          <w:rFonts w:ascii="Roboto" w:hAnsi="Roboto" w:eastAsia="Aptos"/>
          <w:sz w:val="20"/>
          <w:szCs w:val="20"/>
          <w:lang w:val="en-US"/>
        </w:rPr>
        <w:t>Trias</w:t>
      </w:r>
      <w:proofErr w:type="spellEnd"/>
      <w:r w:rsidRPr="00602E43" w:rsidR="001B1FCD">
        <w:rPr>
          <w:rFonts w:ascii="Roboto" w:hAnsi="Roboto" w:eastAsia="Aptos"/>
          <w:sz w:val="20"/>
          <w:szCs w:val="20"/>
          <w:lang w:val="en-US"/>
        </w:rPr>
        <w:t xml:space="preserve">, we would like to see our MBO partners to promote equity and shared power by transforming norms, </w:t>
      </w:r>
      <w:proofErr w:type="spellStart"/>
      <w:r w:rsidRPr="00602E43" w:rsidR="001B1FCD">
        <w:rPr>
          <w:rFonts w:ascii="Roboto" w:hAnsi="Roboto" w:eastAsia="Aptos"/>
          <w:sz w:val="20"/>
          <w:szCs w:val="20"/>
          <w:lang w:val="en-US"/>
        </w:rPr>
        <w:t>behaviours</w:t>
      </w:r>
      <w:proofErr w:type="spellEnd"/>
      <w:r w:rsidRPr="00602E43" w:rsidR="001B1FCD">
        <w:rPr>
          <w:rFonts w:ascii="Roboto" w:hAnsi="Roboto" w:eastAsia="Aptos"/>
          <w:sz w:val="20"/>
          <w:szCs w:val="20"/>
          <w:lang w:val="en-US"/>
        </w:rPr>
        <w:t xml:space="preserve">, and relationships within their </w:t>
      </w:r>
      <w:proofErr w:type="spellStart"/>
      <w:r w:rsidRPr="00602E43" w:rsidR="001B1FCD">
        <w:rPr>
          <w:rFonts w:ascii="Roboto" w:hAnsi="Roboto" w:eastAsia="Aptos"/>
          <w:sz w:val="20"/>
          <w:szCs w:val="20"/>
          <w:lang w:val="en-US"/>
        </w:rPr>
        <w:t>organisation</w:t>
      </w:r>
      <w:proofErr w:type="spellEnd"/>
      <w:r w:rsidRPr="00602E43" w:rsidR="001B1FCD">
        <w:rPr>
          <w:rFonts w:ascii="Roboto" w:hAnsi="Roboto" w:eastAsia="Aptos"/>
          <w:sz w:val="20"/>
          <w:szCs w:val="20"/>
          <w:lang w:val="en-US"/>
        </w:rPr>
        <w:t xml:space="preserve"> and broader ecosystem (People), strengthen sustainable and climate-resilient practices rooted in justice and local realities (Planet), and support fair, inclusive, and resilient economic models where underprivileged members can participate and benefit (Profit).</w:t>
      </w:r>
      <w:r w:rsidRPr="00602E43" w:rsidR="007A3207">
        <w:rPr>
          <w:rFonts w:ascii="Roboto" w:hAnsi="Roboto" w:eastAsia="Aptos"/>
          <w:sz w:val="20"/>
          <w:szCs w:val="20"/>
          <w:lang w:val="en-US"/>
        </w:rPr>
        <w:t xml:space="preserve"> </w:t>
      </w:r>
      <w:r w:rsidRPr="00C42FE5" w:rsidR="00900528">
        <w:rPr>
          <w:rFonts w:ascii="Roboto" w:hAnsi="Roboto" w:eastAsia="Aptos"/>
          <w:iCs/>
          <w:sz w:val="20"/>
          <w:szCs w:val="20"/>
          <w:lang w:val="en-GB"/>
        </w:rPr>
        <w:t>For</w:t>
      </w:r>
      <w:r w:rsidRPr="00C42FE5" w:rsidR="00E418DE">
        <w:rPr>
          <w:rFonts w:ascii="Roboto" w:hAnsi="Roboto" w:eastAsia="Aptos"/>
          <w:iCs/>
          <w:sz w:val="20"/>
          <w:szCs w:val="20"/>
          <w:lang w:val="en-GB"/>
        </w:rPr>
        <w:t xml:space="preserve"> the</w:t>
      </w:r>
      <w:r w:rsidRPr="00C42FE5" w:rsidR="00900528">
        <w:rPr>
          <w:rFonts w:ascii="Roboto" w:hAnsi="Roboto" w:eastAsia="Aptos"/>
          <w:iCs/>
          <w:sz w:val="20"/>
          <w:szCs w:val="20"/>
          <w:lang w:val="en-GB"/>
        </w:rPr>
        <w:t>se MBOs</w:t>
      </w:r>
      <w:r w:rsidRPr="00C42FE5" w:rsidR="00E418DE">
        <w:rPr>
          <w:rFonts w:ascii="Roboto" w:hAnsi="Roboto" w:eastAsia="Aptos"/>
          <w:iCs/>
          <w:sz w:val="20"/>
          <w:szCs w:val="20"/>
          <w:lang w:val="en-GB"/>
        </w:rPr>
        <w:t xml:space="preserve"> </w:t>
      </w:r>
      <w:r w:rsidRPr="00C42FE5" w:rsidR="00D7398E">
        <w:rPr>
          <w:rFonts w:ascii="Roboto" w:hAnsi="Roboto" w:eastAsia="Aptos"/>
          <w:iCs/>
          <w:sz w:val="20"/>
          <w:szCs w:val="20"/>
          <w:lang w:val="en-GB"/>
        </w:rPr>
        <w:t xml:space="preserve">to take up </w:t>
      </w:r>
      <w:r w:rsidRPr="00C42FE5" w:rsidR="002F0854">
        <w:rPr>
          <w:rFonts w:ascii="Roboto" w:hAnsi="Roboto" w:eastAsia="Aptos"/>
          <w:iCs/>
          <w:sz w:val="20"/>
          <w:szCs w:val="20"/>
          <w:lang w:val="en-GB"/>
        </w:rPr>
        <w:t>these roles and their responsibilities</w:t>
      </w:r>
      <w:r w:rsidRPr="00C42FE5" w:rsidR="00D7398E">
        <w:rPr>
          <w:rFonts w:ascii="Roboto" w:hAnsi="Roboto" w:eastAsia="Aptos"/>
          <w:iCs/>
          <w:sz w:val="20"/>
          <w:szCs w:val="20"/>
          <w:lang w:val="en-GB"/>
        </w:rPr>
        <w:t xml:space="preserve"> towards their members and the broader society</w:t>
      </w:r>
      <w:r w:rsidRPr="00C42FE5" w:rsidR="002F0854">
        <w:rPr>
          <w:rFonts w:ascii="Roboto" w:hAnsi="Roboto" w:eastAsia="Aptos"/>
          <w:iCs/>
          <w:sz w:val="20"/>
          <w:szCs w:val="20"/>
          <w:lang w:val="en-GB"/>
        </w:rPr>
        <w:t xml:space="preserve"> more efficiently, sustainably and effectively</w:t>
      </w:r>
      <w:r w:rsidRPr="00C42FE5" w:rsidR="00900528">
        <w:rPr>
          <w:rFonts w:ascii="Roboto" w:hAnsi="Roboto" w:eastAsia="Aptos"/>
          <w:iCs/>
          <w:sz w:val="20"/>
          <w:szCs w:val="20"/>
          <w:lang w:val="en-GB"/>
        </w:rPr>
        <w:t xml:space="preserve">, </w:t>
      </w:r>
      <w:proofErr w:type="spellStart"/>
      <w:r w:rsidRPr="00C42FE5" w:rsidR="00900528">
        <w:rPr>
          <w:rFonts w:ascii="Roboto" w:hAnsi="Roboto" w:eastAsia="Aptos"/>
          <w:iCs/>
          <w:sz w:val="20"/>
          <w:szCs w:val="20"/>
          <w:lang w:val="en-GB"/>
        </w:rPr>
        <w:t>Trias</w:t>
      </w:r>
      <w:proofErr w:type="spellEnd"/>
      <w:r w:rsidRPr="00C42FE5" w:rsidR="00900528">
        <w:rPr>
          <w:rFonts w:ascii="Roboto" w:hAnsi="Roboto" w:eastAsia="Aptos"/>
          <w:iCs/>
          <w:sz w:val="20"/>
          <w:szCs w:val="20"/>
          <w:lang w:val="en-GB"/>
        </w:rPr>
        <w:t xml:space="preserve"> </w:t>
      </w:r>
      <w:r w:rsidRPr="00C42FE5" w:rsidR="00DD137A">
        <w:rPr>
          <w:rFonts w:ascii="Roboto" w:hAnsi="Roboto" w:eastAsia="Aptos"/>
          <w:iCs/>
          <w:sz w:val="20"/>
          <w:szCs w:val="20"/>
          <w:lang w:val="en-GB"/>
        </w:rPr>
        <w:t>aims at jointly</w:t>
      </w:r>
      <w:r w:rsidRPr="00C42FE5" w:rsidR="006056F6">
        <w:rPr>
          <w:rFonts w:ascii="Roboto" w:hAnsi="Roboto" w:eastAsia="Aptos"/>
          <w:iCs/>
          <w:sz w:val="20"/>
          <w:szCs w:val="20"/>
          <w:lang w:val="en-GB"/>
        </w:rPr>
        <w:t xml:space="preserve"> increas</w:t>
      </w:r>
      <w:r w:rsidRPr="00C42FE5" w:rsidR="00DD137A">
        <w:rPr>
          <w:rFonts w:ascii="Roboto" w:hAnsi="Roboto" w:eastAsia="Aptos"/>
          <w:iCs/>
          <w:sz w:val="20"/>
          <w:szCs w:val="20"/>
          <w:lang w:val="en-GB"/>
        </w:rPr>
        <w:t>ing the</w:t>
      </w:r>
      <w:r w:rsidRPr="00C42FE5" w:rsidR="00412EA3">
        <w:rPr>
          <w:rFonts w:ascii="Roboto" w:hAnsi="Roboto" w:eastAsia="Aptos"/>
          <w:iCs/>
          <w:sz w:val="20"/>
          <w:szCs w:val="20"/>
          <w:lang w:val="en-GB"/>
        </w:rPr>
        <w:t xml:space="preserve"> organisational performance </w:t>
      </w:r>
      <w:r w:rsidRPr="00C42FE5" w:rsidR="006056F6">
        <w:rPr>
          <w:rFonts w:ascii="Roboto" w:hAnsi="Roboto" w:eastAsia="Aptos"/>
          <w:iCs/>
          <w:sz w:val="20"/>
          <w:szCs w:val="20"/>
          <w:lang w:val="en-GB"/>
        </w:rPr>
        <w:t>of our</w:t>
      </w:r>
      <w:r w:rsidRPr="00C42FE5" w:rsidR="00412EA3">
        <w:rPr>
          <w:rFonts w:ascii="Roboto" w:hAnsi="Roboto" w:eastAsia="Aptos"/>
          <w:iCs/>
          <w:sz w:val="20"/>
          <w:szCs w:val="20"/>
          <w:lang w:val="en-GB"/>
        </w:rPr>
        <w:t xml:space="preserve"> MBO-partners</w:t>
      </w:r>
      <w:r w:rsidRPr="00C42FE5" w:rsidR="00DD137A">
        <w:rPr>
          <w:rFonts w:ascii="Roboto" w:hAnsi="Roboto" w:eastAsia="Aptos"/>
          <w:iCs/>
          <w:sz w:val="20"/>
          <w:szCs w:val="20"/>
          <w:lang w:val="en-GB"/>
        </w:rPr>
        <w:t>. This</w:t>
      </w:r>
      <w:r w:rsidRPr="00C42FE5" w:rsidR="006056F6">
        <w:rPr>
          <w:rFonts w:ascii="Roboto" w:hAnsi="Roboto" w:eastAsia="Aptos"/>
          <w:iCs/>
          <w:sz w:val="20"/>
          <w:szCs w:val="20"/>
          <w:lang w:val="en-GB"/>
        </w:rPr>
        <w:t xml:space="preserve"> is about</w:t>
      </w:r>
      <w:r w:rsidRPr="00C42FE5" w:rsidR="009D7C8B">
        <w:rPr>
          <w:rFonts w:ascii="Roboto" w:hAnsi="Roboto" w:eastAsia="Aptos"/>
          <w:iCs/>
          <w:sz w:val="20"/>
          <w:szCs w:val="20"/>
          <w:lang w:val="en-GB"/>
        </w:rPr>
        <w:t xml:space="preserve"> improving</w:t>
      </w:r>
      <w:r w:rsidRPr="00C42FE5" w:rsidR="00472EEB">
        <w:rPr>
          <w:rFonts w:ascii="Roboto" w:hAnsi="Roboto" w:eastAsia="Aptos"/>
          <w:iCs/>
          <w:sz w:val="20"/>
          <w:szCs w:val="20"/>
          <w:lang w:val="en-GB"/>
        </w:rPr>
        <w:t xml:space="preserve"> both:</w:t>
      </w:r>
      <w:r w:rsidR="0090379C">
        <w:rPr>
          <w:rFonts w:ascii="Roboto" w:hAnsi="Roboto" w:eastAsia="Aptos"/>
          <w:iCs/>
          <w:sz w:val="20"/>
          <w:szCs w:val="20"/>
          <w:lang w:val="en-GB"/>
        </w:rPr>
        <w:t xml:space="preserve"> (</w:t>
      </w:r>
      <w:proofErr w:type="spellStart"/>
      <w:r w:rsidR="0090379C">
        <w:rPr>
          <w:rFonts w:ascii="Roboto" w:hAnsi="Roboto" w:eastAsia="Aptos"/>
          <w:iCs/>
          <w:sz w:val="20"/>
          <w:szCs w:val="20"/>
          <w:lang w:val="en-GB"/>
        </w:rPr>
        <w:t>i</w:t>
      </w:r>
      <w:proofErr w:type="spellEnd"/>
      <w:r w:rsidR="0090379C">
        <w:rPr>
          <w:rFonts w:ascii="Roboto" w:hAnsi="Roboto" w:eastAsia="Aptos"/>
          <w:iCs/>
          <w:sz w:val="20"/>
          <w:szCs w:val="20"/>
          <w:lang w:val="en-GB"/>
        </w:rPr>
        <w:t xml:space="preserve">) </w:t>
      </w:r>
      <w:r w:rsidRPr="0090379C" w:rsidR="00412EA3">
        <w:rPr>
          <w:rFonts w:ascii="Roboto" w:hAnsi="Roboto" w:eastAsia="Aptos"/>
          <w:iCs/>
          <w:sz w:val="20"/>
          <w:szCs w:val="20"/>
          <w:lang w:val="en-GB"/>
        </w:rPr>
        <w:t xml:space="preserve">the </w:t>
      </w:r>
      <w:r w:rsidRPr="0090379C" w:rsidR="00412EA3">
        <w:rPr>
          <w:rFonts w:ascii="Roboto" w:hAnsi="Roboto" w:eastAsia="Aptos"/>
          <w:iCs/>
          <w:sz w:val="20"/>
          <w:szCs w:val="20"/>
          <w:u w:val="single"/>
          <w:lang w:val="en-GB"/>
        </w:rPr>
        <w:t>quality</w:t>
      </w:r>
      <w:r w:rsidRPr="0090379C" w:rsidR="00412EA3">
        <w:rPr>
          <w:rFonts w:ascii="Roboto" w:hAnsi="Roboto" w:eastAsia="Aptos"/>
          <w:iCs/>
          <w:sz w:val="20"/>
          <w:szCs w:val="20"/>
          <w:lang w:val="en-GB"/>
        </w:rPr>
        <w:t xml:space="preserve"> of structures, processes, policies, systems and services within an MBO; and </w:t>
      </w:r>
      <w:r w:rsidR="0090379C">
        <w:rPr>
          <w:rFonts w:ascii="Roboto" w:hAnsi="Roboto" w:eastAsia="Aptos"/>
          <w:iCs/>
          <w:sz w:val="20"/>
          <w:szCs w:val="20"/>
          <w:lang w:val="en-GB"/>
        </w:rPr>
        <w:t xml:space="preserve">(ii) </w:t>
      </w:r>
      <w:r w:rsidRPr="0090379C" w:rsidR="00412EA3">
        <w:rPr>
          <w:rFonts w:ascii="Roboto" w:hAnsi="Roboto" w:eastAsia="Aptos"/>
          <w:iCs/>
          <w:sz w:val="20"/>
          <w:szCs w:val="20"/>
          <w:lang w:val="en-GB"/>
        </w:rPr>
        <w:t xml:space="preserve">the financial, social and environmental </w:t>
      </w:r>
      <w:r w:rsidRPr="0090379C" w:rsidR="00412EA3">
        <w:rPr>
          <w:rFonts w:ascii="Roboto" w:hAnsi="Roboto" w:eastAsia="Aptos"/>
          <w:iCs/>
          <w:sz w:val="20"/>
          <w:szCs w:val="20"/>
          <w:u w:val="single"/>
          <w:lang w:val="en-GB"/>
        </w:rPr>
        <w:t>sustainability</w:t>
      </w:r>
      <w:r w:rsidRPr="0090379C" w:rsidR="00412EA3">
        <w:rPr>
          <w:rFonts w:ascii="Roboto" w:hAnsi="Roboto" w:eastAsia="Aptos"/>
          <w:iCs/>
          <w:sz w:val="20"/>
          <w:szCs w:val="20"/>
          <w:lang w:val="en-GB"/>
        </w:rPr>
        <w:t xml:space="preserve"> of the MBO as an organisation </w:t>
      </w:r>
    </w:p>
    <w:p w:rsidRPr="00602E43" w:rsidR="0029301F" w:rsidP="007A3207" w:rsidRDefault="00472EEB" w14:paraId="58407FED" w14:textId="229CB2A2">
      <w:pPr>
        <w:spacing w:before="180" w:after="180"/>
        <w:jc w:val="both"/>
        <w:rPr>
          <w:rFonts w:ascii="Roboto" w:hAnsi="Roboto" w:eastAsia="Aptos"/>
          <w:sz w:val="20"/>
          <w:szCs w:val="20"/>
          <w:lang w:val="en-US"/>
        </w:rPr>
      </w:pPr>
      <w:r>
        <w:rPr>
          <w:rFonts w:ascii="Roboto" w:hAnsi="Roboto" w:eastAsia="Aptos"/>
          <w:iCs/>
          <w:sz w:val="20"/>
          <w:szCs w:val="20"/>
          <w:lang w:val="en-GB"/>
        </w:rPr>
        <w:t>We hereby focus</w:t>
      </w:r>
      <w:r w:rsidRPr="00F57274" w:rsidR="006056F6">
        <w:rPr>
          <w:rFonts w:ascii="Roboto" w:hAnsi="Roboto" w:eastAsia="Aptos"/>
          <w:iCs/>
          <w:sz w:val="20"/>
          <w:szCs w:val="20"/>
          <w:lang w:val="en-GB"/>
        </w:rPr>
        <w:t xml:space="preserve"> on</w:t>
      </w:r>
      <w:r w:rsidRPr="00F57274" w:rsidR="00DB3A22">
        <w:rPr>
          <w:rFonts w:ascii="Roboto" w:hAnsi="Roboto" w:eastAsia="Aptos"/>
          <w:iCs/>
          <w:sz w:val="20"/>
          <w:szCs w:val="20"/>
          <w:lang w:val="en-GB"/>
        </w:rPr>
        <w:t xml:space="preserve"> the </w:t>
      </w:r>
      <w:r w:rsidRPr="00F57274" w:rsidR="000171FE">
        <w:rPr>
          <w:rFonts w:ascii="Roboto" w:hAnsi="Roboto" w:eastAsia="Aptos"/>
          <w:iCs/>
          <w:sz w:val="20"/>
          <w:szCs w:val="20"/>
          <w:u w:val="single"/>
          <w:lang w:val="en-GB"/>
        </w:rPr>
        <w:t>main</w:t>
      </w:r>
      <w:r w:rsidRPr="00F57274" w:rsidR="00DB3A22">
        <w:rPr>
          <w:rFonts w:ascii="Roboto" w:hAnsi="Roboto" w:eastAsia="Aptos"/>
          <w:iCs/>
          <w:sz w:val="20"/>
          <w:szCs w:val="20"/>
          <w:u w:val="single"/>
          <w:lang w:val="en-GB"/>
        </w:rPr>
        <w:t xml:space="preserve"> areas of organisational development</w:t>
      </w:r>
      <w:r w:rsidRPr="00F57274" w:rsidR="000171FE">
        <w:rPr>
          <w:rFonts w:ascii="Roboto" w:hAnsi="Roboto" w:eastAsia="Aptos"/>
          <w:iCs/>
          <w:sz w:val="20"/>
          <w:szCs w:val="20"/>
          <w:lang w:val="en-GB"/>
        </w:rPr>
        <w:t>:</w:t>
      </w:r>
      <w:r w:rsidRPr="00F57274" w:rsidR="004B23A5">
        <w:rPr>
          <w:rFonts w:ascii="Roboto" w:hAnsi="Roboto" w:eastAsia="Aptos"/>
          <w:iCs/>
          <w:sz w:val="20"/>
          <w:szCs w:val="20"/>
          <w:lang w:val="en-GB"/>
        </w:rPr>
        <w:t xml:space="preserve"> leadership &amp; governance, </w:t>
      </w:r>
      <w:r w:rsidRPr="00F57274" w:rsidR="0029301F">
        <w:rPr>
          <w:rFonts w:ascii="Roboto" w:hAnsi="Roboto" w:eastAsia="Aptos"/>
          <w:iCs/>
          <w:sz w:val="20"/>
          <w:szCs w:val="20"/>
          <w:lang w:val="en-GB"/>
        </w:rPr>
        <w:t>financial management and -health</w:t>
      </w:r>
      <w:r w:rsidRPr="00F57274" w:rsidR="004B23A5">
        <w:rPr>
          <w:rFonts w:ascii="Roboto" w:hAnsi="Roboto" w:eastAsia="Aptos"/>
          <w:iCs/>
          <w:sz w:val="20"/>
          <w:szCs w:val="20"/>
          <w:lang w:val="en-GB"/>
        </w:rPr>
        <w:t>, advocacy</w:t>
      </w:r>
      <w:r w:rsidRPr="00F57274" w:rsidR="00135FBE">
        <w:rPr>
          <w:rFonts w:ascii="Roboto" w:hAnsi="Roboto" w:eastAsia="Aptos"/>
          <w:iCs/>
          <w:sz w:val="20"/>
          <w:szCs w:val="20"/>
          <w:lang w:val="en-GB"/>
        </w:rPr>
        <w:t xml:space="preserve"> and</w:t>
      </w:r>
      <w:r w:rsidRPr="00F57274" w:rsidR="004B23A5">
        <w:rPr>
          <w:rFonts w:ascii="Roboto" w:hAnsi="Roboto" w:eastAsia="Aptos"/>
          <w:iCs/>
          <w:sz w:val="20"/>
          <w:szCs w:val="20"/>
          <w:lang w:val="en-GB"/>
        </w:rPr>
        <w:t xml:space="preserve"> service delivery</w:t>
      </w:r>
      <w:r w:rsidRPr="00F57274" w:rsidR="00135FBE">
        <w:rPr>
          <w:rFonts w:ascii="Roboto" w:hAnsi="Roboto" w:eastAsia="Aptos"/>
          <w:iCs/>
          <w:sz w:val="20"/>
          <w:szCs w:val="20"/>
          <w:lang w:val="en-GB"/>
        </w:rPr>
        <w:t xml:space="preserve">; and </w:t>
      </w:r>
      <w:r w:rsidRPr="00F57274" w:rsidR="00202072">
        <w:rPr>
          <w:rFonts w:ascii="Roboto" w:hAnsi="Roboto" w:eastAsia="Aptos"/>
          <w:iCs/>
          <w:sz w:val="20"/>
          <w:szCs w:val="20"/>
          <w:lang w:val="en-GB"/>
        </w:rPr>
        <w:t xml:space="preserve">paying specific attention to </w:t>
      </w:r>
      <w:r w:rsidRPr="00F57274" w:rsidR="00135FBE">
        <w:rPr>
          <w:rFonts w:ascii="Roboto" w:hAnsi="Roboto" w:eastAsia="Aptos"/>
          <w:iCs/>
          <w:sz w:val="20"/>
          <w:szCs w:val="20"/>
          <w:lang w:val="en-GB"/>
        </w:rPr>
        <w:t xml:space="preserve">inclusion, </w:t>
      </w:r>
      <w:r w:rsidRPr="00F57274" w:rsidR="004B23A5">
        <w:rPr>
          <w:rFonts w:ascii="Roboto" w:hAnsi="Roboto" w:eastAsia="Aptos"/>
          <w:iCs/>
          <w:sz w:val="20"/>
          <w:szCs w:val="20"/>
          <w:lang w:val="en-GB"/>
        </w:rPr>
        <w:t>environment</w:t>
      </w:r>
      <w:r w:rsidRPr="00F57274" w:rsidR="00202072">
        <w:rPr>
          <w:rFonts w:ascii="Roboto" w:hAnsi="Roboto" w:eastAsia="Aptos"/>
          <w:iCs/>
          <w:sz w:val="20"/>
          <w:szCs w:val="20"/>
          <w:lang w:val="en-GB"/>
        </w:rPr>
        <w:t>/climate and economic viability as part of our integrated approach to Organisational Development.</w:t>
      </w:r>
      <w:r w:rsidR="00C42FE5">
        <w:rPr>
          <w:rFonts w:ascii="Roboto" w:hAnsi="Roboto" w:eastAsia="Aptos"/>
          <w:iCs/>
          <w:sz w:val="20"/>
          <w:szCs w:val="20"/>
          <w:lang w:val="en-GB"/>
        </w:rPr>
        <w:t xml:space="preserve"> </w:t>
      </w:r>
      <w:r w:rsidRPr="00F57274" w:rsidR="000D140D">
        <w:rPr>
          <w:rFonts w:ascii="Roboto" w:hAnsi="Roboto" w:eastAsia="Aptos"/>
          <w:iCs/>
          <w:sz w:val="20"/>
          <w:szCs w:val="20"/>
          <w:lang w:val="en-GB"/>
        </w:rPr>
        <w:t xml:space="preserve">A key assumption in our Theory of change is that </w:t>
      </w:r>
      <w:r w:rsidRPr="00F57274" w:rsidR="00BE48E0">
        <w:rPr>
          <w:rFonts w:ascii="Roboto" w:hAnsi="Roboto" w:eastAsia="Aptos"/>
          <w:iCs/>
          <w:sz w:val="20"/>
          <w:szCs w:val="20"/>
          <w:lang w:val="en-GB"/>
        </w:rPr>
        <w:t>i</w:t>
      </w:r>
      <w:r w:rsidRPr="00F57274" w:rsidR="0029301F">
        <w:rPr>
          <w:rFonts w:ascii="Roboto" w:hAnsi="Roboto" w:eastAsia="Aptos"/>
          <w:iCs/>
          <w:sz w:val="20"/>
          <w:szCs w:val="20"/>
          <w:lang w:val="en-GB"/>
        </w:rPr>
        <w:t xml:space="preserve">ncreased organisational performance of MBO-partners </w:t>
      </w:r>
      <w:r w:rsidRPr="00F57274" w:rsidR="000D140D">
        <w:rPr>
          <w:rFonts w:ascii="Roboto" w:hAnsi="Roboto" w:eastAsia="Aptos"/>
          <w:iCs/>
          <w:sz w:val="20"/>
          <w:szCs w:val="20"/>
          <w:lang w:val="en-GB"/>
        </w:rPr>
        <w:t>will</w:t>
      </w:r>
      <w:r w:rsidRPr="00F57274" w:rsidR="0029301F">
        <w:rPr>
          <w:rFonts w:ascii="Roboto" w:hAnsi="Roboto" w:eastAsia="Aptos"/>
          <w:iCs/>
          <w:sz w:val="20"/>
          <w:szCs w:val="20"/>
          <w:lang w:val="en-GB"/>
        </w:rPr>
        <w:t xml:space="preserve"> </w:t>
      </w:r>
      <w:r w:rsidRPr="00F57274" w:rsidR="00A22718">
        <w:rPr>
          <w:rFonts w:ascii="Roboto" w:hAnsi="Roboto" w:eastAsia="Aptos"/>
          <w:iCs/>
          <w:sz w:val="20"/>
          <w:szCs w:val="20"/>
          <w:lang w:val="en-GB"/>
        </w:rPr>
        <w:t xml:space="preserve">not only </w:t>
      </w:r>
      <w:r w:rsidRPr="00F57274" w:rsidR="005539E1">
        <w:rPr>
          <w:rFonts w:ascii="Roboto" w:hAnsi="Roboto" w:eastAsia="Aptos"/>
          <w:iCs/>
          <w:sz w:val="20"/>
          <w:szCs w:val="20"/>
          <w:lang w:val="en-GB"/>
        </w:rPr>
        <w:t>enable and trigger</w:t>
      </w:r>
      <w:r w:rsidRPr="00F57274" w:rsidR="00A22718">
        <w:rPr>
          <w:rFonts w:ascii="Roboto" w:hAnsi="Roboto" w:eastAsia="Aptos"/>
          <w:iCs/>
          <w:sz w:val="20"/>
          <w:szCs w:val="20"/>
          <w:lang w:val="en-GB"/>
        </w:rPr>
        <w:t xml:space="preserve"> them to take up their role as change agent, but that it also </w:t>
      </w:r>
      <w:r w:rsidRPr="00F57274" w:rsidR="0029301F">
        <w:rPr>
          <w:rFonts w:ascii="Roboto" w:hAnsi="Roboto" w:eastAsia="Aptos"/>
          <w:iCs/>
          <w:sz w:val="20"/>
          <w:szCs w:val="20"/>
          <w:lang w:val="en-GB"/>
        </w:rPr>
        <w:t>lead</w:t>
      </w:r>
      <w:r w:rsidRPr="00F57274" w:rsidR="00A22718">
        <w:rPr>
          <w:rFonts w:ascii="Roboto" w:hAnsi="Roboto" w:eastAsia="Aptos"/>
          <w:iCs/>
          <w:sz w:val="20"/>
          <w:szCs w:val="20"/>
          <w:lang w:val="en-GB"/>
        </w:rPr>
        <w:t>s</w:t>
      </w:r>
      <w:r w:rsidRPr="00F57274" w:rsidR="0029301F">
        <w:rPr>
          <w:rFonts w:ascii="Roboto" w:hAnsi="Roboto" w:eastAsia="Aptos"/>
          <w:iCs/>
          <w:sz w:val="20"/>
          <w:szCs w:val="20"/>
          <w:lang w:val="en-GB"/>
        </w:rPr>
        <w:t xml:space="preserve"> to</w:t>
      </w:r>
      <w:r w:rsidRPr="00F57274" w:rsidR="00AC628D">
        <w:rPr>
          <w:rFonts w:ascii="Roboto" w:hAnsi="Roboto" w:eastAsia="Aptos"/>
          <w:iCs/>
          <w:sz w:val="20"/>
          <w:szCs w:val="20"/>
          <w:lang w:val="en-GB"/>
        </w:rPr>
        <w:t>…</w:t>
      </w:r>
    </w:p>
    <w:p w:rsidRPr="00602E43" w:rsidR="001A06CF" w:rsidP="00E21587" w:rsidRDefault="009A6F14" w14:paraId="11A7F1CB" w14:textId="540D8438">
      <w:pPr>
        <w:pStyle w:val="Ttulo4"/>
        <w:ind w:left="426"/>
        <w:rPr>
          <w:rFonts w:ascii="Roboto" w:hAnsi="Roboto" w:eastAsia="Aptos" w:cs="Times New Roman"/>
          <w:sz w:val="20"/>
          <w:szCs w:val="20"/>
          <w:lang w:val="en-US"/>
        </w:rPr>
      </w:pPr>
      <w:r w:rsidRPr="00602E43">
        <w:rPr>
          <w:rFonts w:ascii="Roboto" w:hAnsi="Roboto" w:eastAsia="Times New Roman"/>
          <w:sz w:val="22"/>
          <w:szCs w:val="22"/>
          <w:lang w:val="en-US"/>
        </w:rPr>
        <w:t xml:space="preserve">The MBO’s </w:t>
      </w:r>
      <w:r w:rsidRPr="00602E43" w:rsidR="008C3555">
        <w:rPr>
          <w:rFonts w:ascii="Roboto" w:hAnsi="Roboto" w:eastAsia="Times New Roman"/>
          <w:sz w:val="22"/>
          <w:szCs w:val="22"/>
          <w:lang w:val="en-US"/>
        </w:rPr>
        <w:t xml:space="preserve">underprivileged </w:t>
      </w:r>
      <w:r w:rsidRPr="00602E43">
        <w:rPr>
          <w:rFonts w:ascii="Roboto" w:hAnsi="Roboto" w:eastAsia="Times New Roman"/>
          <w:sz w:val="22"/>
          <w:szCs w:val="22"/>
          <w:lang w:val="en-US"/>
        </w:rPr>
        <w:t>members having i</w:t>
      </w:r>
      <w:r w:rsidRPr="00602E43" w:rsidR="00583B08">
        <w:rPr>
          <w:rFonts w:ascii="Roboto" w:hAnsi="Roboto" w:eastAsia="Times New Roman"/>
          <w:sz w:val="22"/>
          <w:szCs w:val="22"/>
          <w:lang w:val="en-US"/>
        </w:rPr>
        <w:t>mproved knowledge, skills and access</w:t>
      </w:r>
    </w:p>
    <w:p w:rsidR="00FB4CF4" w:rsidP="007A3207" w:rsidRDefault="002B7A97" w14:paraId="7E75C5DA" w14:textId="2CC2FD52">
      <w:pPr>
        <w:spacing w:before="120"/>
        <w:jc w:val="both"/>
        <w:rPr>
          <w:rFonts w:ascii="Roboto" w:hAnsi="Roboto" w:eastAsia="Aptos"/>
          <w:iCs/>
          <w:sz w:val="20"/>
          <w:szCs w:val="20"/>
          <w:lang w:val="en-GB"/>
        </w:rPr>
      </w:pPr>
      <w:r w:rsidRPr="00602E43">
        <w:rPr>
          <w:rFonts w:ascii="Roboto" w:hAnsi="Roboto" w:eastAsia="Aptos"/>
          <w:iCs/>
          <w:sz w:val="20"/>
          <w:szCs w:val="20"/>
          <w:lang w:val="en-US"/>
        </w:rPr>
        <w:t xml:space="preserve">Addressing </w:t>
      </w:r>
      <w:r w:rsidRPr="00F57274" w:rsidR="00781D69">
        <w:rPr>
          <w:rFonts w:ascii="Roboto" w:hAnsi="Roboto" w:eastAsia="Aptos"/>
          <w:iCs/>
          <w:sz w:val="20"/>
          <w:szCs w:val="20"/>
          <w:lang w:val="en-GB"/>
        </w:rPr>
        <w:t>the identified challenges and needs of the members of our partner-MBO’s</w:t>
      </w:r>
      <w:r w:rsidRPr="00F57274" w:rsidR="00D05F01">
        <w:rPr>
          <w:rFonts w:ascii="Roboto" w:hAnsi="Roboto" w:eastAsia="Aptos"/>
          <w:iCs/>
          <w:sz w:val="20"/>
          <w:szCs w:val="20"/>
          <w:lang w:val="en-GB"/>
        </w:rPr>
        <w:t xml:space="preserve"> (as part of a strategic reflection exercise </w:t>
      </w:r>
      <w:proofErr w:type="spellStart"/>
      <w:r w:rsidRPr="00F57274" w:rsidR="00D05F01">
        <w:rPr>
          <w:rFonts w:ascii="Roboto" w:hAnsi="Roboto" w:eastAsia="Aptos"/>
          <w:iCs/>
          <w:sz w:val="20"/>
          <w:szCs w:val="20"/>
          <w:lang w:val="en-GB"/>
        </w:rPr>
        <w:t>Trias</w:t>
      </w:r>
      <w:proofErr w:type="spellEnd"/>
      <w:r w:rsidRPr="00F57274" w:rsidR="00D05F01">
        <w:rPr>
          <w:rFonts w:ascii="Roboto" w:hAnsi="Roboto" w:eastAsia="Aptos"/>
          <w:iCs/>
          <w:sz w:val="20"/>
          <w:szCs w:val="20"/>
          <w:lang w:val="en-GB"/>
        </w:rPr>
        <w:t xml:space="preserve"> can facilitate, if desired), </w:t>
      </w:r>
      <w:proofErr w:type="spellStart"/>
      <w:r w:rsidRPr="00F57274">
        <w:rPr>
          <w:rFonts w:ascii="Roboto" w:hAnsi="Roboto" w:eastAsia="Aptos"/>
          <w:iCs/>
          <w:sz w:val="20"/>
          <w:szCs w:val="20"/>
          <w:lang w:val="en-GB"/>
        </w:rPr>
        <w:t>T</w:t>
      </w:r>
      <w:r w:rsidRPr="00F57274" w:rsidR="00FA7ED2">
        <w:rPr>
          <w:rFonts w:ascii="Roboto" w:hAnsi="Roboto" w:eastAsia="Aptos"/>
          <w:iCs/>
          <w:sz w:val="20"/>
          <w:szCs w:val="20"/>
          <w:lang w:val="en-GB"/>
        </w:rPr>
        <w:t>rias</w:t>
      </w:r>
      <w:proofErr w:type="spellEnd"/>
      <w:r w:rsidRPr="00F57274" w:rsidR="00FA7ED2">
        <w:rPr>
          <w:rFonts w:ascii="Roboto" w:hAnsi="Roboto" w:eastAsia="Aptos"/>
          <w:iCs/>
          <w:sz w:val="20"/>
          <w:szCs w:val="20"/>
          <w:lang w:val="en-GB"/>
        </w:rPr>
        <w:t xml:space="preserve"> wishes to see </w:t>
      </w:r>
      <w:r w:rsidRPr="00F57274" w:rsidR="00760DC0">
        <w:rPr>
          <w:rFonts w:ascii="Roboto" w:hAnsi="Roboto" w:eastAsia="Aptos"/>
          <w:iCs/>
          <w:sz w:val="20"/>
          <w:szCs w:val="20"/>
          <w:lang w:val="en-GB"/>
        </w:rPr>
        <w:t>their</w:t>
      </w:r>
      <w:r w:rsidRPr="00F57274" w:rsidR="00F828CB">
        <w:rPr>
          <w:rFonts w:ascii="Roboto" w:hAnsi="Roboto" w:eastAsia="Aptos"/>
          <w:iCs/>
          <w:sz w:val="20"/>
          <w:szCs w:val="20"/>
          <w:lang w:val="en-GB"/>
        </w:rPr>
        <w:t xml:space="preserve"> members, especially </w:t>
      </w:r>
      <w:r w:rsidRPr="00F57274" w:rsidR="00E41989">
        <w:rPr>
          <w:rFonts w:ascii="Roboto" w:hAnsi="Roboto" w:eastAsia="Aptos"/>
          <w:iCs/>
          <w:sz w:val="20"/>
          <w:szCs w:val="20"/>
          <w:lang w:val="en-GB"/>
        </w:rPr>
        <w:t xml:space="preserve">the </w:t>
      </w:r>
      <w:r w:rsidRPr="00F57274" w:rsidR="00F828CB">
        <w:rPr>
          <w:rFonts w:ascii="Roboto" w:hAnsi="Roboto" w:eastAsia="Aptos"/>
          <w:iCs/>
          <w:sz w:val="20"/>
          <w:szCs w:val="20"/>
          <w:lang w:val="en-GB"/>
        </w:rPr>
        <w:t xml:space="preserve">female, young and other underprivileged </w:t>
      </w:r>
      <w:r w:rsidRPr="00F57274" w:rsidR="008C3555">
        <w:rPr>
          <w:rFonts w:ascii="Roboto" w:hAnsi="Roboto" w:eastAsia="Aptos"/>
          <w:iCs/>
          <w:sz w:val="20"/>
          <w:szCs w:val="20"/>
          <w:lang w:val="en-GB"/>
        </w:rPr>
        <w:t>members</w:t>
      </w:r>
      <w:r w:rsidRPr="00F57274" w:rsidR="00F828CB">
        <w:rPr>
          <w:rFonts w:ascii="Roboto" w:hAnsi="Roboto" w:eastAsia="Aptos"/>
          <w:iCs/>
          <w:sz w:val="20"/>
          <w:szCs w:val="20"/>
          <w:lang w:val="en-GB"/>
        </w:rPr>
        <w:t xml:space="preserve">, </w:t>
      </w:r>
      <w:r w:rsidRPr="00F57274" w:rsidR="00FA7ED2">
        <w:rPr>
          <w:rFonts w:ascii="Roboto" w:hAnsi="Roboto" w:eastAsia="Aptos"/>
          <w:iCs/>
          <w:sz w:val="20"/>
          <w:szCs w:val="20"/>
          <w:lang w:val="en-GB"/>
        </w:rPr>
        <w:t>to</w:t>
      </w:r>
      <w:r w:rsidR="00A506E5">
        <w:rPr>
          <w:rFonts w:ascii="Roboto" w:hAnsi="Roboto" w:eastAsia="Aptos"/>
          <w:iCs/>
          <w:sz w:val="20"/>
          <w:szCs w:val="20"/>
          <w:lang w:val="en-GB"/>
        </w:rPr>
        <w:t>: (</w:t>
      </w:r>
      <w:proofErr w:type="spellStart"/>
      <w:r w:rsidR="00A506E5">
        <w:rPr>
          <w:rFonts w:ascii="Roboto" w:hAnsi="Roboto" w:eastAsia="Aptos"/>
          <w:iCs/>
          <w:sz w:val="20"/>
          <w:szCs w:val="20"/>
          <w:lang w:val="en-GB"/>
        </w:rPr>
        <w:t>i</w:t>
      </w:r>
      <w:proofErr w:type="spellEnd"/>
      <w:r w:rsidR="00A506E5">
        <w:rPr>
          <w:rFonts w:ascii="Roboto" w:hAnsi="Roboto" w:eastAsia="Aptos"/>
          <w:iCs/>
          <w:sz w:val="20"/>
          <w:szCs w:val="20"/>
          <w:lang w:val="en-GB"/>
        </w:rPr>
        <w:t xml:space="preserve">) </w:t>
      </w:r>
      <w:r w:rsidRPr="00A506E5" w:rsidR="00F828CB">
        <w:rPr>
          <w:rFonts w:ascii="Roboto" w:hAnsi="Roboto" w:eastAsia="Aptos"/>
          <w:iCs/>
          <w:sz w:val="20"/>
          <w:szCs w:val="20"/>
          <w:lang w:val="en-GB"/>
        </w:rPr>
        <w:t>have</w:t>
      </w:r>
      <w:r w:rsidRPr="00A506E5" w:rsidR="00B102DE">
        <w:rPr>
          <w:rFonts w:ascii="Roboto" w:hAnsi="Roboto" w:eastAsia="Aptos"/>
          <w:iCs/>
          <w:sz w:val="20"/>
          <w:szCs w:val="20"/>
          <w:lang w:val="en-GB"/>
        </w:rPr>
        <w:t xml:space="preserve"> i</w:t>
      </w:r>
      <w:r w:rsidRPr="00A506E5" w:rsidR="00F91F5F">
        <w:rPr>
          <w:rFonts w:ascii="Roboto" w:hAnsi="Roboto" w:eastAsia="Aptos"/>
          <w:iCs/>
          <w:sz w:val="20"/>
          <w:szCs w:val="20"/>
          <w:lang w:val="en-GB"/>
        </w:rPr>
        <w:t>ncreased awareness, skills and knowledge</w:t>
      </w:r>
      <w:r w:rsidRPr="00A506E5" w:rsidR="00B102DE">
        <w:rPr>
          <w:rFonts w:ascii="Roboto" w:hAnsi="Roboto" w:eastAsia="Aptos"/>
          <w:iCs/>
          <w:sz w:val="20"/>
          <w:szCs w:val="20"/>
          <w:lang w:val="en-GB"/>
        </w:rPr>
        <w:t xml:space="preserve"> </w:t>
      </w:r>
      <w:r w:rsidRPr="00A506E5" w:rsidR="006F0BE5">
        <w:rPr>
          <w:rFonts w:ascii="Roboto" w:hAnsi="Roboto" w:eastAsia="Aptos"/>
          <w:iCs/>
          <w:sz w:val="20"/>
          <w:szCs w:val="20"/>
          <w:lang w:val="en-GB"/>
        </w:rPr>
        <w:t xml:space="preserve">about </w:t>
      </w:r>
      <w:proofErr w:type="spellStart"/>
      <w:r w:rsidRPr="00A506E5" w:rsidR="00591AB5">
        <w:rPr>
          <w:rFonts w:ascii="Roboto" w:hAnsi="Roboto" w:eastAsia="Aptos"/>
          <w:iCs/>
          <w:sz w:val="20"/>
          <w:szCs w:val="20"/>
          <w:lang w:val="en-GB"/>
        </w:rPr>
        <w:t>eg</w:t>
      </w:r>
      <w:proofErr w:type="spellEnd"/>
      <w:r w:rsidRPr="00A506E5" w:rsidR="00591AB5">
        <w:rPr>
          <w:rFonts w:ascii="Roboto" w:hAnsi="Roboto" w:eastAsia="Aptos"/>
          <w:iCs/>
          <w:sz w:val="20"/>
          <w:szCs w:val="20"/>
          <w:lang w:val="en-GB"/>
        </w:rPr>
        <w:t xml:space="preserve"> the</w:t>
      </w:r>
      <w:r w:rsidRPr="00A506E5" w:rsidR="00A70117">
        <w:rPr>
          <w:rFonts w:ascii="Roboto" w:hAnsi="Roboto" w:eastAsia="Aptos"/>
          <w:iCs/>
          <w:sz w:val="20"/>
          <w:szCs w:val="20"/>
          <w:lang w:val="en-GB"/>
        </w:rPr>
        <w:t xml:space="preserve"> root causes of the </w:t>
      </w:r>
      <w:r w:rsidRPr="00A506E5" w:rsidR="00591AB5">
        <w:rPr>
          <w:rFonts w:ascii="Roboto" w:hAnsi="Roboto" w:eastAsia="Aptos"/>
          <w:iCs/>
          <w:sz w:val="20"/>
          <w:szCs w:val="20"/>
          <w:lang w:val="en-GB"/>
        </w:rPr>
        <w:t xml:space="preserve">challenges </w:t>
      </w:r>
      <w:r w:rsidRPr="00A506E5" w:rsidR="00A70117">
        <w:rPr>
          <w:rFonts w:ascii="Roboto" w:hAnsi="Roboto" w:eastAsia="Aptos"/>
          <w:iCs/>
          <w:sz w:val="20"/>
          <w:szCs w:val="20"/>
          <w:lang w:val="en-GB"/>
        </w:rPr>
        <w:t xml:space="preserve">they face, their rights </w:t>
      </w:r>
      <w:r w:rsidR="00C657E9">
        <w:rPr>
          <w:rFonts w:ascii="Roboto" w:hAnsi="Roboto" w:eastAsia="Aptos"/>
          <w:iCs/>
          <w:sz w:val="20"/>
          <w:szCs w:val="20"/>
          <w:lang w:val="en-GB"/>
        </w:rPr>
        <w:t>a</w:t>
      </w:r>
      <w:r w:rsidRPr="00A506E5" w:rsidR="00A70117">
        <w:rPr>
          <w:rFonts w:ascii="Roboto" w:hAnsi="Roboto" w:eastAsia="Aptos"/>
          <w:iCs/>
          <w:sz w:val="20"/>
          <w:szCs w:val="20"/>
          <w:lang w:val="en-GB"/>
        </w:rPr>
        <w:t xml:space="preserve">nd possible role in addressing these challenges, </w:t>
      </w:r>
      <w:r w:rsidRPr="00A506E5" w:rsidR="00810621">
        <w:rPr>
          <w:rFonts w:ascii="Roboto" w:hAnsi="Roboto" w:eastAsia="Aptos"/>
          <w:iCs/>
          <w:sz w:val="20"/>
          <w:szCs w:val="20"/>
          <w:lang w:val="en-GB"/>
        </w:rPr>
        <w:t>how implicit power relations affect both their well-being and business</w:t>
      </w:r>
      <w:r w:rsidRPr="00A506E5" w:rsidR="000008AD">
        <w:rPr>
          <w:rFonts w:ascii="Roboto" w:hAnsi="Roboto" w:eastAsia="Aptos"/>
          <w:iCs/>
          <w:sz w:val="20"/>
          <w:szCs w:val="20"/>
          <w:lang w:val="en-GB"/>
        </w:rPr>
        <w:t>, how they can push and support their organisation to grow professionally etc</w:t>
      </w:r>
      <w:r w:rsidR="00A506E5">
        <w:rPr>
          <w:rFonts w:ascii="Roboto" w:hAnsi="Roboto" w:eastAsia="Aptos"/>
          <w:iCs/>
          <w:sz w:val="20"/>
          <w:szCs w:val="20"/>
          <w:lang w:val="en-GB"/>
        </w:rPr>
        <w:t xml:space="preserve">; (ii) </w:t>
      </w:r>
      <w:r w:rsidRPr="00A506E5" w:rsidR="006F0BE5">
        <w:rPr>
          <w:rFonts w:ascii="Roboto" w:hAnsi="Roboto" w:eastAsia="Aptos"/>
          <w:iCs/>
          <w:sz w:val="20"/>
          <w:szCs w:val="20"/>
          <w:lang w:val="en-GB"/>
        </w:rPr>
        <w:t xml:space="preserve">have </w:t>
      </w:r>
      <w:r w:rsidRPr="00A506E5" w:rsidR="00B102DE">
        <w:rPr>
          <w:rFonts w:ascii="Roboto" w:hAnsi="Roboto" w:eastAsia="Aptos"/>
          <w:iCs/>
          <w:sz w:val="20"/>
          <w:szCs w:val="20"/>
          <w:lang w:val="en-GB"/>
        </w:rPr>
        <w:t>i</w:t>
      </w:r>
      <w:r w:rsidRPr="00A506E5" w:rsidR="00026729">
        <w:rPr>
          <w:rFonts w:ascii="Roboto" w:hAnsi="Roboto" w:eastAsia="Aptos"/>
          <w:iCs/>
          <w:sz w:val="20"/>
          <w:szCs w:val="20"/>
          <w:lang w:val="en-GB"/>
        </w:rPr>
        <w:t xml:space="preserve">mproved access to relevant knowledge, </w:t>
      </w:r>
      <w:r w:rsidRPr="00A506E5" w:rsidR="000008AD">
        <w:rPr>
          <w:rFonts w:ascii="Roboto" w:hAnsi="Roboto" w:eastAsia="Aptos"/>
          <w:iCs/>
          <w:sz w:val="20"/>
          <w:szCs w:val="20"/>
          <w:lang w:val="en-GB"/>
        </w:rPr>
        <w:t xml:space="preserve">credit, </w:t>
      </w:r>
      <w:r w:rsidRPr="00A506E5" w:rsidR="00A03D07">
        <w:rPr>
          <w:rFonts w:ascii="Roboto" w:hAnsi="Roboto" w:eastAsia="Aptos"/>
          <w:iCs/>
          <w:sz w:val="20"/>
          <w:szCs w:val="20"/>
          <w:lang w:val="en-GB"/>
        </w:rPr>
        <w:t xml:space="preserve">supplier- and consumer </w:t>
      </w:r>
      <w:r w:rsidRPr="00A506E5" w:rsidR="0062021B">
        <w:rPr>
          <w:rFonts w:ascii="Roboto" w:hAnsi="Roboto" w:eastAsia="Aptos"/>
          <w:iCs/>
          <w:sz w:val="20"/>
          <w:szCs w:val="20"/>
          <w:lang w:val="en-GB"/>
        </w:rPr>
        <w:t xml:space="preserve">markets, </w:t>
      </w:r>
      <w:r w:rsidRPr="00A506E5" w:rsidR="00026729">
        <w:rPr>
          <w:rFonts w:ascii="Roboto" w:hAnsi="Roboto" w:eastAsia="Aptos"/>
          <w:iCs/>
          <w:sz w:val="20"/>
          <w:szCs w:val="20"/>
          <w:lang w:val="en-GB"/>
        </w:rPr>
        <w:t>technology, services and natural resources</w:t>
      </w:r>
      <w:r w:rsidR="00A506E5">
        <w:rPr>
          <w:rFonts w:ascii="Roboto" w:hAnsi="Roboto" w:eastAsia="Aptos"/>
          <w:iCs/>
          <w:sz w:val="20"/>
          <w:szCs w:val="20"/>
          <w:lang w:val="en-GB"/>
        </w:rPr>
        <w:t>.</w:t>
      </w:r>
      <w:r w:rsidR="00883F91">
        <w:rPr>
          <w:rFonts w:ascii="Roboto" w:hAnsi="Roboto" w:eastAsia="Aptos"/>
          <w:iCs/>
          <w:sz w:val="20"/>
          <w:szCs w:val="20"/>
          <w:lang w:val="en-GB"/>
        </w:rPr>
        <w:t xml:space="preserve"> </w:t>
      </w:r>
      <w:r w:rsidRPr="0090379C" w:rsidR="00B20E20">
        <w:rPr>
          <w:rFonts w:ascii="Roboto" w:hAnsi="Roboto" w:eastAsia="Aptos"/>
          <w:iCs/>
          <w:sz w:val="20"/>
          <w:szCs w:val="20"/>
          <w:lang w:val="en-GB"/>
        </w:rPr>
        <w:t xml:space="preserve">As a next step in our </w:t>
      </w:r>
      <w:proofErr w:type="spellStart"/>
      <w:r w:rsidRPr="0090379C" w:rsidR="00B20E20">
        <w:rPr>
          <w:rFonts w:ascii="Roboto" w:hAnsi="Roboto" w:eastAsia="Aptos"/>
          <w:iCs/>
          <w:sz w:val="20"/>
          <w:szCs w:val="20"/>
          <w:lang w:val="en-GB"/>
        </w:rPr>
        <w:t>ToC</w:t>
      </w:r>
      <w:proofErr w:type="spellEnd"/>
      <w:r w:rsidRPr="0090379C" w:rsidR="00B20E20">
        <w:rPr>
          <w:rFonts w:ascii="Roboto" w:hAnsi="Roboto" w:eastAsia="Aptos"/>
          <w:iCs/>
          <w:sz w:val="20"/>
          <w:szCs w:val="20"/>
          <w:lang w:val="en-GB"/>
        </w:rPr>
        <w:t>, we would like to see that these members also</w:t>
      </w:r>
      <w:r w:rsidRPr="0090379C" w:rsidR="00BB5DA8">
        <w:rPr>
          <w:rFonts w:ascii="Roboto" w:hAnsi="Roboto" w:eastAsia="Aptos"/>
          <w:iCs/>
          <w:sz w:val="20"/>
          <w:szCs w:val="20"/>
          <w:lang w:val="en-GB"/>
        </w:rPr>
        <w:t xml:space="preserve"> take advantage of improved access to credit, </w:t>
      </w:r>
      <w:r w:rsidRPr="0090379C" w:rsidR="007C3862">
        <w:rPr>
          <w:rFonts w:ascii="Roboto" w:hAnsi="Roboto" w:eastAsia="Aptos"/>
          <w:iCs/>
          <w:sz w:val="20"/>
          <w:szCs w:val="20"/>
          <w:lang w:val="en-GB"/>
        </w:rPr>
        <w:t>that they</w:t>
      </w:r>
      <w:r w:rsidRPr="0090379C" w:rsidR="00BB5DA8">
        <w:rPr>
          <w:rFonts w:ascii="Roboto" w:hAnsi="Roboto" w:eastAsia="Aptos"/>
          <w:iCs/>
          <w:sz w:val="20"/>
          <w:szCs w:val="20"/>
          <w:lang w:val="en-GB"/>
        </w:rPr>
        <w:t xml:space="preserve"> put into practice new insights about </w:t>
      </w:r>
      <w:proofErr w:type="spellStart"/>
      <w:r w:rsidRPr="0090379C" w:rsidR="00BB5DA8">
        <w:rPr>
          <w:rFonts w:ascii="Roboto" w:hAnsi="Roboto" w:eastAsia="Aptos"/>
          <w:iCs/>
          <w:sz w:val="20"/>
          <w:szCs w:val="20"/>
          <w:lang w:val="en-GB"/>
        </w:rPr>
        <w:t>eg</w:t>
      </w:r>
      <w:proofErr w:type="spellEnd"/>
      <w:r w:rsidRPr="0090379C" w:rsidR="00BB5DA8">
        <w:rPr>
          <w:rFonts w:ascii="Roboto" w:hAnsi="Roboto" w:eastAsia="Aptos"/>
          <w:iCs/>
          <w:sz w:val="20"/>
          <w:szCs w:val="20"/>
          <w:lang w:val="en-GB"/>
        </w:rPr>
        <w:t xml:space="preserve"> business planning or </w:t>
      </w:r>
      <w:proofErr w:type="spellStart"/>
      <w:r w:rsidRPr="0090379C" w:rsidR="00BB5DA8">
        <w:rPr>
          <w:rFonts w:ascii="Roboto" w:hAnsi="Roboto" w:eastAsia="Aptos"/>
          <w:iCs/>
          <w:sz w:val="20"/>
          <w:szCs w:val="20"/>
          <w:lang w:val="en-GB"/>
        </w:rPr>
        <w:t>agro</w:t>
      </w:r>
      <w:proofErr w:type="spellEnd"/>
      <w:r w:rsidRPr="0090379C" w:rsidR="00BB5DA8">
        <w:rPr>
          <w:rFonts w:ascii="Roboto" w:hAnsi="Roboto" w:eastAsia="Aptos"/>
          <w:iCs/>
          <w:sz w:val="20"/>
          <w:szCs w:val="20"/>
          <w:lang w:val="en-GB"/>
        </w:rPr>
        <w:t>-ecological production</w:t>
      </w:r>
      <w:r w:rsidRPr="0090379C" w:rsidR="007C3862">
        <w:rPr>
          <w:rFonts w:ascii="Roboto" w:hAnsi="Roboto" w:eastAsia="Aptos"/>
          <w:iCs/>
          <w:sz w:val="20"/>
          <w:szCs w:val="20"/>
          <w:lang w:val="en-GB"/>
        </w:rPr>
        <w:t xml:space="preserve"> etc. In sum, we </w:t>
      </w:r>
      <w:r w:rsidRPr="0090379C" w:rsidR="00577876">
        <w:rPr>
          <w:rFonts w:ascii="Roboto" w:hAnsi="Roboto" w:eastAsia="Aptos"/>
          <w:iCs/>
          <w:sz w:val="20"/>
          <w:szCs w:val="20"/>
          <w:lang w:val="en-GB"/>
        </w:rPr>
        <w:t>wish</w:t>
      </w:r>
      <w:r w:rsidRPr="0090379C" w:rsidR="00BB5DA8">
        <w:rPr>
          <w:rFonts w:ascii="Roboto" w:hAnsi="Roboto" w:eastAsia="Aptos"/>
          <w:iCs/>
          <w:sz w:val="20"/>
          <w:szCs w:val="20"/>
          <w:lang w:val="en-GB"/>
        </w:rPr>
        <w:t xml:space="preserve"> th</w:t>
      </w:r>
      <w:r w:rsidRPr="0090379C" w:rsidR="00577876">
        <w:rPr>
          <w:rFonts w:ascii="Roboto" w:hAnsi="Roboto" w:eastAsia="Aptos"/>
          <w:iCs/>
          <w:sz w:val="20"/>
          <w:szCs w:val="20"/>
          <w:lang w:val="en-GB"/>
        </w:rPr>
        <w:t>at these members also</w:t>
      </w:r>
      <w:r w:rsidRPr="0090379C" w:rsidR="00A506E5">
        <w:rPr>
          <w:rFonts w:ascii="Roboto" w:hAnsi="Roboto" w:eastAsia="Aptos"/>
          <w:iCs/>
          <w:sz w:val="20"/>
          <w:szCs w:val="20"/>
          <w:lang w:val="en-GB"/>
        </w:rPr>
        <w:t>. Besides</w:t>
      </w:r>
      <w:r w:rsidRPr="0090379C" w:rsidR="0090379C">
        <w:rPr>
          <w:rFonts w:ascii="Roboto" w:hAnsi="Roboto" w:eastAsia="Aptos"/>
          <w:iCs/>
          <w:sz w:val="20"/>
          <w:szCs w:val="20"/>
          <w:lang w:val="en-GB"/>
        </w:rPr>
        <w:t>, to</w:t>
      </w:r>
      <w:r w:rsidRPr="0090379C" w:rsidR="00A506E5">
        <w:rPr>
          <w:rFonts w:ascii="Roboto" w:hAnsi="Roboto" w:eastAsia="Aptos"/>
          <w:iCs/>
          <w:sz w:val="20"/>
          <w:szCs w:val="20"/>
          <w:lang w:val="en-GB"/>
        </w:rPr>
        <w:t xml:space="preserve"> </w:t>
      </w:r>
      <w:r w:rsidRPr="0090379C" w:rsidR="003E3114">
        <w:rPr>
          <w:rFonts w:ascii="Roboto" w:hAnsi="Roboto" w:eastAsia="Aptos"/>
          <w:iCs/>
          <w:sz w:val="20"/>
          <w:szCs w:val="20"/>
          <w:lang w:val="en-GB"/>
        </w:rPr>
        <w:t>change their own behaviour within their families</w:t>
      </w:r>
      <w:r w:rsidRPr="0090379C" w:rsidR="00140D33">
        <w:rPr>
          <w:rFonts w:ascii="Roboto" w:hAnsi="Roboto" w:eastAsia="Aptos"/>
          <w:iCs/>
          <w:sz w:val="20"/>
          <w:szCs w:val="20"/>
          <w:lang w:val="en-GB"/>
        </w:rPr>
        <w:t xml:space="preserve">, </w:t>
      </w:r>
      <w:r w:rsidRPr="0090379C" w:rsidR="003E3114">
        <w:rPr>
          <w:rFonts w:ascii="Roboto" w:hAnsi="Roboto" w:eastAsia="Aptos"/>
          <w:iCs/>
          <w:sz w:val="20"/>
          <w:szCs w:val="20"/>
          <w:lang w:val="en-GB"/>
        </w:rPr>
        <w:t>businesses</w:t>
      </w:r>
      <w:r w:rsidRPr="0090379C" w:rsidR="00140D33">
        <w:rPr>
          <w:rFonts w:ascii="Roboto" w:hAnsi="Roboto" w:eastAsia="Aptos"/>
          <w:iCs/>
          <w:sz w:val="20"/>
          <w:szCs w:val="20"/>
          <w:lang w:val="en-GB"/>
        </w:rPr>
        <w:t xml:space="preserve">, organisation and community - ideally up to </w:t>
      </w:r>
      <w:r w:rsidRPr="0090379C" w:rsidR="00DC1190">
        <w:rPr>
          <w:rFonts w:ascii="Roboto" w:hAnsi="Roboto" w:eastAsia="Aptos"/>
          <w:iCs/>
          <w:sz w:val="20"/>
          <w:szCs w:val="20"/>
          <w:lang w:val="en-GB"/>
        </w:rPr>
        <w:t>the level of becoming a true agent of change</w:t>
      </w:r>
      <w:r w:rsidRPr="0090379C" w:rsidR="00BB5DA8">
        <w:rPr>
          <w:rFonts w:ascii="Roboto" w:hAnsi="Roboto" w:eastAsia="Aptos"/>
          <w:iCs/>
          <w:sz w:val="20"/>
          <w:szCs w:val="20"/>
          <w:lang w:val="en-GB"/>
        </w:rPr>
        <w:t xml:space="preserve"> </w:t>
      </w:r>
      <w:r w:rsidRPr="0090379C" w:rsidR="00026729">
        <w:rPr>
          <w:rFonts w:ascii="Roboto" w:hAnsi="Roboto" w:eastAsia="Aptos"/>
          <w:iCs/>
          <w:sz w:val="20"/>
          <w:szCs w:val="20"/>
          <w:lang w:val="en-GB"/>
        </w:rPr>
        <w:t xml:space="preserve"> </w:t>
      </w:r>
    </w:p>
    <w:p w:rsidRPr="00ED30E1" w:rsidR="009A4D4C" w:rsidP="6133A472" w:rsidRDefault="009A4D4C" w14:paraId="5FC72D59" w14:textId="1BDD1596">
      <w:pPr>
        <w:spacing w:before="120"/>
        <w:jc w:val="both"/>
        <w:rPr>
          <w:rFonts w:ascii="Roboto" w:hAnsi="Roboto" w:eastAsia="Aptos"/>
          <w:sz w:val="20"/>
          <w:szCs w:val="20"/>
          <w:lang w:val="en-GB"/>
        </w:rPr>
      </w:pPr>
      <w:r w:rsidRPr="6133A472" w:rsidR="009A4D4C">
        <w:rPr>
          <w:rFonts w:ascii="Roboto" w:hAnsi="Roboto" w:eastAsia="Aptos"/>
          <w:sz w:val="20"/>
          <w:szCs w:val="20"/>
          <w:lang w:val="en-US"/>
        </w:rPr>
        <w:t xml:space="preserve">More concretely, </w:t>
      </w:r>
      <w:r w:rsidRPr="6133A472" w:rsidR="009A4D4C">
        <w:rPr>
          <w:rFonts w:ascii="Roboto" w:hAnsi="Roboto" w:eastAsia="Aptos"/>
          <w:sz w:val="20"/>
          <w:szCs w:val="20"/>
          <w:lang w:val="en-US"/>
        </w:rPr>
        <w:t>Trias</w:t>
      </w:r>
      <w:r w:rsidRPr="6133A472" w:rsidR="007A4CBA">
        <w:rPr>
          <w:rFonts w:ascii="Roboto" w:hAnsi="Roboto" w:eastAsia="Aptos"/>
          <w:sz w:val="20"/>
          <w:szCs w:val="20"/>
          <w:lang w:val="en-US"/>
        </w:rPr>
        <w:t xml:space="preserve"> Brazil</w:t>
      </w:r>
      <w:r w:rsidRPr="6133A472" w:rsidR="009A4D4C">
        <w:rPr>
          <w:rFonts w:ascii="Roboto" w:hAnsi="Roboto" w:eastAsia="Aptos"/>
          <w:color w:val="0070C0"/>
          <w:sz w:val="20"/>
          <w:szCs w:val="20"/>
          <w:lang w:val="en-US"/>
        </w:rPr>
        <w:t xml:space="preserve">, </w:t>
      </w:r>
      <w:r w:rsidRPr="6133A472" w:rsidR="009A4D4C">
        <w:rPr>
          <w:rFonts w:ascii="Roboto" w:hAnsi="Roboto" w:eastAsia="Aptos"/>
          <w:sz w:val="20"/>
          <w:szCs w:val="20"/>
          <w:lang w:val="en-US"/>
        </w:rPr>
        <w:t xml:space="preserve">together with its MBO-partners, </w:t>
      </w:r>
      <w:r w:rsidRPr="6133A472" w:rsidR="00A03D07">
        <w:rPr>
          <w:rFonts w:ascii="Roboto" w:hAnsi="Roboto" w:eastAsia="Aptos"/>
          <w:sz w:val="20"/>
          <w:szCs w:val="20"/>
          <w:lang w:val="en-US"/>
        </w:rPr>
        <w:t>aims at achieving</w:t>
      </w:r>
      <w:r w:rsidRPr="6133A472" w:rsidR="009A4D4C">
        <w:rPr>
          <w:rFonts w:ascii="Roboto" w:hAnsi="Roboto" w:eastAsia="Aptos"/>
          <w:sz w:val="20"/>
          <w:szCs w:val="20"/>
          <w:lang w:val="en-US"/>
        </w:rPr>
        <w:t xml:space="preserve"> the following outcome </w:t>
      </w:r>
      <w:r w:rsidRPr="6133A472" w:rsidR="009A4D4C">
        <w:rPr>
          <w:rFonts w:ascii="Roboto" w:hAnsi="Roboto" w:eastAsia="Aptos"/>
          <w:sz w:val="20"/>
          <w:szCs w:val="20"/>
          <w:lang w:val="en-US"/>
        </w:rPr>
        <w:t>objectives</w:t>
      </w:r>
      <w:r w:rsidRPr="6133A472" w:rsidR="0071259F">
        <w:rPr>
          <w:rFonts w:ascii="Roboto" w:hAnsi="Roboto" w:eastAsia="Aptos"/>
          <w:sz w:val="20"/>
          <w:szCs w:val="20"/>
          <w:lang w:val="en-US"/>
        </w:rPr>
        <w:t xml:space="preserve"> through</w:t>
      </w:r>
      <w:r w:rsidRPr="6133A472" w:rsidR="009A4D4C">
        <w:rPr>
          <w:rFonts w:ascii="Roboto" w:hAnsi="Roboto" w:eastAsia="Aptos"/>
          <w:sz w:val="20"/>
          <w:szCs w:val="20"/>
          <w:lang w:val="en-US"/>
        </w:rPr>
        <w:t xml:space="preserve"> this </w:t>
      </w:r>
      <w:r w:rsidRPr="6133A472" w:rsidR="009A4D4C">
        <w:rPr>
          <w:rFonts w:ascii="Roboto" w:hAnsi="Roboto" w:eastAsia="Aptos"/>
          <w:sz w:val="20"/>
          <w:szCs w:val="20"/>
          <w:lang w:val="en-US"/>
        </w:rPr>
        <w:t>programme</w:t>
      </w:r>
      <w:r w:rsidRPr="6133A472" w:rsidR="00ED30E1">
        <w:rPr>
          <w:rFonts w:ascii="Roboto" w:hAnsi="Roboto" w:eastAsia="Aptos"/>
          <w:sz w:val="20"/>
          <w:szCs w:val="20"/>
          <w:lang w:val="en-US"/>
        </w:rPr>
        <w:t xml:space="preserve">. </w:t>
      </w:r>
      <w:r w:rsidRPr="6133A472" w:rsidR="00ED30E1">
        <w:rPr>
          <w:rFonts w:ascii="Roboto" w:hAnsi="Roboto" w:eastAsia="Aptos"/>
          <w:sz w:val="20"/>
          <w:szCs w:val="20"/>
          <w:lang w:val="en-GB"/>
        </w:rPr>
        <w:t xml:space="preserve">The following data provides illustrative output indicators that </w:t>
      </w:r>
      <w:r w:rsidRPr="6133A472" w:rsidR="001A5103">
        <w:rPr>
          <w:rFonts w:ascii="Roboto" w:hAnsi="Roboto" w:eastAsia="Aptos"/>
          <w:sz w:val="20"/>
          <w:szCs w:val="20"/>
          <w:lang w:val="en-GB"/>
        </w:rPr>
        <w:t>will</w:t>
      </w:r>
      <w:r w:rsidRPr="6133A472" w:rsidR="00ED30E1">
        <w:rPr>
          <w:rFonts w:ascii="Roboto" w:hAnsi="Roboto" w:eastAsia="Aptos"/>
          <w:sz w:val="20"/>
          <w:szCs w:val="20"/>
          <w:lang w:val="en-GB"/>
        </w:rPr>
        <w:t xml:space="preserve"> be included in section D.1 of the proposal. These indicators are aligned with the output </w:t>
      </w:r>
      <w:r w:rsidRPr="6133A472" w:rsidR="00ED30E1">
        <w:rPr>
          <w:rFonts w:ascii="Roboto" w:hAnsi="Roboto" w:eastAsia="Aptos"/>
          <w:sz w:val="20"/>
          <w:szCs w:val="20"/>
          <w:lang w:val="en-GB"/>
        </w:rPr>
        <w:t>objectives</w:t>
      </w:r>
      <w:r w:rsidRPr="6133A472" w:rsidR="00ED30E1">
        <w:rPr>
          <w:rFonts w:ascii="Roboto" w:hAnsi="Roboto" w:eastAsia="Aptos"/>
          <w:sz w:val="20"/>
          <w:szCs w:val="20"/>
          <w:lang w:val="en-GB"/>
        </w:rPr>
        <w:t xml:space="preserve"> above and reflect the specific context of each MBO partner.</w:t>
      </w:r>
    </w:p>
    <w:p w:rsidR="00546904" w:rsidP="00546904" w:rsidRDefault="004D5782" w14:paraId="78FACA17" w14:textId="64BF688A">
      <w:pPr>
        <w:spacing w:before="180" w:after="180"/>
        <w:jc w:val="both"/>
        <w:rPr>
          <w:rFonts w:ascii="Roboto" w:hAnsi="Roboto" w:eastAsia="Aptos"/>
          <w:iCs/>
          <w:sz w:val="20"/>
          <w:szCs w:val="20"/>
          <w:lang w:val="en-US"/>
        </w:rPr>
      </w:pPr>
      <w:r w:rsidRPr="00546904">
        <w:rPr>
          <w:rFonts w:ascii="Roboto" w:hAnsi="Roboto" w:eastAsia="Aptos"/>
          <w:b/>
          <w:bCs/>
          <w:iCs/>
          <w:sz w:val="20"/>
          <w:szCs w:val="20"/>
          <w:lang w:val="en-GB"/>
        </w:rPr>
        <w:t>Key outcome (</w:t>
      </w:r>
      <w:r w:rsidR="00546904">
        <w:rPr>
          <w:rFonts w:ascii="Roboto" w:hAnsi="Roboto" w:eastAsia="Aptos"/>
          <w:b/>
          <w:bCs/>
          <w:iCs/>
          <w:sz w:val="20"/>
          <w:szCs w:val="20"/>
          <w:lang w:val="en-GB"/>
        </w:rPr>
        <w:t xml:space="preserve">objective </w:t>
      </w:r>
      <w:r w:rsidRPr="00546904" w:rsidR="00546904">
        <w:rPr>
          <w:rFonts w:ascii="Roboto" w:hAnsi="Roboto" w:eastAsia="Aptos"/>
          <w:sz w:val="20"/>
          <w:szCs w:val="20"/>
          <w:lang w:val="en-US"/>
        </w:rPr>
        <w:t xml:space="preserve">of the DGD </w:t>
      </w:r>
      <w:proofErr w:type="spellStart"/>
      <w:r w:rsidRPr="00546904" w:rsidR="00546904">
        <w:rPr>
          <w:rFonts w:ascii="Roboto" w:hAnsi="Roboto" w:eastAsia="Aptos"/>
          <w:sz w:val="20"/>
          <w:szCs w:val="20"/>
          <w:lang w:val="en-US"/>
        </w:rPr>
        <w:t>programme</w:t>
      </w:r>
      <w:proofErr w:type="spellEnd"/>
      <w:r w:rsidRPr="004D5782">
        <w:rPr>
          <w:rFonts w:ascii="Roboto" w:hAnsi="Roboto" w:eastAsia="Aptos"/>
          <w:b/>
          <w:bCs/>
          <w:iCs/>
          <w:sz w:val="20"/>
          <w:szCs w:val="20"/>
          <w:lang w:val="en-GB"/>
        </w:rPr>
        <w:t>): </w:t>
      </w:r>
      <w:proofErr w:type="spellStart"/>
      <w:r w:rsidRPr="004D5782">
        <w:rPr>
          <w:rFonts w:ascii="Roboto" w:hAnsi="Roboto" w:eastAsia="Aptos"/>
          <w:iCs/>
          <w:sz w:val="20"/>
          <w:szCs w:val="20"/>
          <w:lang w:val="en-GB"/>
        </w:rPr>
        <w:t>Trias</w:t>
      </w:r>
      <w:proofErr w:type="spellEnd"/>
      <w:r w:rsidRPr="004D5782">
        <w:rPr>
          <w:rFonts w:ascii="Roboto" w:hAnsi="Roboto" w:eastAsia="Aptos"/>
          <w:iCs/>
          <w:sz w:val="20"/>
          <w:szCs w:val="20"/>
          <w:lang w:val="en-GB"/>
        </w:rPr>
        <w:t xml:space="preserve"> and its partners—the </w:t>
      </w:r>
      <w:r w:rsidR="00AC6A80">
        <w:rPr>
          <w:rFonts w:ascii="Roboto" w:hAnsi="Roboto" w:eastAsia="Aptos"/>
          <w:iCs/>
          <w:sz w:val="20"/>
          <w:szCs w:val="20"/>
          <w:lang w:val="en-GB"/>
        </w:rPr>
        <w:t>MBOs</w:t>
      </w:r>
      <w:r w:rsidRPr="004D5782">
        <w:rPr>
          <w:rFonts w:ascii="Roboto" w:hAnsi="Roboto" w:eastAsia="Aptos"/>
          <w:iCs/>
          <w:sz w:val="20"/>
          <w:szCs w:val="20"/>
          <w:lang w:val="en-GB"/>
        </w:rPr>
        <w:t xml:space="preserve">, including cooperatives and other producer organisations—are better equipped to fulfil their role as agents of change and </w:t>
      </w:r>
      <w:r w:rsidRPr="004D5782">
        <w:rPr>
          <w:rFonts w:ascii="Roboto" w:hAnsi="Roboto" w:eastAsia="Aptos"/>
          <w:iCs/>
          <w:sz w:val="20"/>
          <w:szCs w:val="20"/>
          <w:lang w:val="en-GB"/>
        </w:rPr>
        <w:t>contribute to a more inclusive, sustainable and resilient entrepreneurial ecosystem in Brazil.</w:t>
      </w:r>
      <w:r w:rsidR="00546904">
        <w:rPr>
          <w:rFonts w:ascii="Roboto" w:hAnsi="Roboto" w:eastAsia="Aptos"/>
          <w:iCs/>
          <w:sz w:val="20"/>
          <w:szCs w:val="20"/>
          <w:lang w:val="en-GB"/>
        </w:rPr>
        <w:t xml:space="preserve"> T</w:t>
      </w:r>
      <w:r w:rsidRPr="00546904" w:rsidR="00546904">
        <w:rPr>
          <w:rFonts w:ascii="Roboto" w:hAnsi="Roboto" w:eastAsia="Aptos"/>
          <w:iCs/>
          <w:sz w:val="20"/>
          <w:szCs w:val="20"/>
          <w:lang w:val="en-US"/>
        </w:rPr>
        <w:t>his contributes directly to </w:t>
      </w:r>
      <w:r w:rsidR="00546904">
        <w:rPr>
          <w:rFonts w:ascii="Roboto" w:hAnsi="Roboto" w:eastAsia="Aptos"/>
          <w:b/>
          <w:bCs/>
          <w:iCs/>
          <w:sz w:val="20"/>
          <w:szCs w:val="20"/>
          <w:lang w:val="en-US"/>
        </w:rPr>
        <w:t>s</w:t>
      </w:r>
      <w:r w:rsidRPr="00546904" w:rsidR="00546904">
        <w:rPr>
          <w:rFonts w:ascii="Roboto" w:hAnsi="Roboto" w:eastAsia="Aptos"/>
          <w:b/>
          <w:bCs/>
          <w:iCs/>
          <w:sz w:val="20"/>
          <w:szCs w:val="20"/>
          <w:lang w:val="en-US"/>
        </w:rPr>
        <w:t>tability</w:t>
      </w:r>
      <w:r w:rsidRPr="00546904" w:rsidR="00546904">
        <w:rPr>
          <w:rFonts w:ascii="Roboto" w:hAnsi="Roboto" w:eastAsia="Aptos"/>
          <w:iCs/>
          <w:sz w:val="20"/>
          <w:szCs w:val="20"/>
          <w:lang w:val="en-US"/>
        </w:rPr>
        <w:t xml:space="preserve"> by strengthening local economic development, building civil society capacity, and fostering inclusive governance for </w:t>
      </w:r>
      <w:proofErr w:type="spellStart"/>
      <w:r w:rsidRPr="00546904" w:rsidR="00546904">
        <w:rPr>
          <w:rFonts w:ascii="Roboto" w:hAnsi="Roboto" w:eastAsia="Aptos"/>
          <w:iCs/>
          <w:sz w:val="20"/>
          <w:szCs w:val="20"/>
          <w:lang w:val="en-US"/>
        </w:rPr>
        <w:t>marginalised</w:t>
      </w:r>
      <w:proofErr w:type="spellEnd"/>
      <w:r w:rsidRPr="00546904" w:rsidR="00546904">
        <w:rPr>
          <w:rFonts w:ascii="Roboto" w:hAnsi="Roboto" w:eastAsia="Aptos"/>
          <w:iCs/>
          <w:sz w:val="20"/>
          <w:szCs w:val="20"/>
          <w:lang w:val="en-US"/>
        </w:rPr>
        <w:t xml:space="preserve"> groups (waste pickers, family farmers, </w:t>
      </w:r>
      <w:r w:rsidR="00546904">
        <w:rPr>
          <w:rFonts w:ascii="Roboto" w:hAnsi="Roboto" w:eastAsia="Aptos"/>
          <w:iCs/>
          <w:sz w:val="20"/>
          <w:szCs w:val="20"/>
          <w:lang w:val="en-US"/>
        </w:rPr>
        <w:t>rural/</w:t>
      </w:r>
      <w:r w:rsidRPr="00546904" w:rsidR="00546904">
        <w:rPr>
          <w:rFonts w:ascii="Roboto" w:hAnsi="Roboto" w:eastAsia="Aptos"/>
          <w:iCs/>
          <w:sz w:val="20"/>
          <w:szCs w:val="20"/>
          <w:lang w:val="en-US"/>
        </w:rPr>
        <w:t>urban producers). It equally contributes to </w:t>
      </w:r>
      <w:r w:rsidR="00546904">
        <w:rPr>
          <w:rFonts w:ascii="Roboto" w:hAnsi="Roboto" w:eastAsia="Aptos"/>
          <w:b/>
          <w:bCs/>
          <w:iCs/>
          <w:sz w:val="20"/>
          <w:szCs w:val="20"/>
          <w:lang w:val="en-US"/>
        </w:rPr>
        <w:t>c</w:t>
      </w:r>
      <w:r w:rsidRPr="00546904" w:rsidR="00546904">
        <w:rPr>
          <w:rFonts w:ascii="Roboto" w:hAnsi="Roboto" w:eastAsia="Aptos"/>
          <w:b/>
          <w:bCs/>
          <w:iCs/>
          <w:sz w:val="20"/>
          <w:szCs w:val="20"/>
          <w:lang w:val="en-US"/>
        </w:rPr>
        <w:t>limate action</w:t>
      </w:r>
      <w:r w:rsidRPr="00546904" w:rsidR="00546904">
        <w:rPr>
          <w:rFonts w:ascii="Roboto" w:hAnsi="Roboto" w:eastAsia="Aptos"/>
          <w:iCs/>
          <w:sz w:val="20"/>
          <w:szCs w:val="20"/>
          <w:lang w:val="en-US"/>
        </w:rPr>
        <w:t> by embedding climate resilience as a core MBO function – through sustainable practices, climate risk management and access to PES/carbon markets – thereby strengthening adaptive capacity and contributing to more sustainable food systems and Brazil's NDC commitments.</w:t>
      </w:r>
    </w:p>
    <w:p w:rsidRPr="00083CE2" w:rsidR="00083CE2" w:rsidP="00083CE2" w:rsidRDefault="00083CE2" w14:paraId="08B1EBA5" w14:textId="77777777">
      <w:pPr>
        <w:spacing w:before="180" w:after="180"/>
        <w:jc w:val="both"/>
        <w:rPr>
          <w:rFonts w:ascii="Roboto" w:hAnsi="Roboto" w:eastAsia="Aptos"/>
          <w:sz w:val="20"/>
          <w:szCs w:val="20"/>
          <w:lang w:val="en-US"/>
        </w:rPr>
      </w:pPr>
      <w:r w:rsidRPr="6133A472" w:rsidR="00083CE2">
        <w:rPr>
          <w:rFonts w:ascii="Roboto" w:hAnsi="Roboto" w:eastAsia="Aptos"/>
          <w:sz w:val="20"/>
          <w:szCs w:val="20"/>
          <w:lang w:val="en-US"/>
        </w:rPr>
        <w:t xml:space="preserve">This reflects a strategic shift from the previous DGD </w:t>
      </w:r>
      <w:r w:rsidRPr="6133A472" w:rsidR="00083CE2">
        <w:rPr>
          <w:rFonts w:ascii="Roboto" w:hAnsi="Roboto" w:eastAsia="Aptos"/>
          <w:sz w:val="20"/>
          <w:szCs w:val="20"/>
          <w:lang w:val="en-US"/>
        </w:rPr>
        <w:t>programme</w:t>
      </w:r>
      <w:r w:rsidRPr="6133A472" w:rsidR="00083CE2">
        <w:rPr>
          <w:rFonts w:ascii="Roboto" w:hAnsi="Roboto" w:eastAsia="Aptos"/>
          <w:sz w:val="20"/>
          <w:szCs w:val="20"/>
          <w:lang w:val="en-US"/>
        </w:rPr>
        <w:t>: from general capacity support towards embedding MBOs within entrepreneurial ecosystems where market functionality, financial sustainability, systemic influence a</w:t>
      </w:r>
      <w:r w:rsidRPr="6133A472" w:rsidR="00083CE2">
        <w:rPr>
          <w:rFonts w:ascii="Roboto" w:hAnsi="Roboto" w:eastAsia="Aptos"/>
          <w:sz w:val="20"/>
          <w:szCs w:val="20"/>
          <w:lang w:val="en-US"/>
        </w:rPr>
        <w:t>nd climate resilience are central. The rationale, co</w:t>
      </w:r>
      <w:r>
        <w:noBreakHyphen/>
      </w:r>
      <w:r w:rsidRPr="6133A472" w:rsidR="00083CE2">
        <w:rPr>
          <w:rFonts w:ascii="Roboto" w:hAnsi="Roboto" w:eastAsia="Aptos"/>
          <w:sz w:val="20"/>
          <w:szCs w:val="20"/>
          <w:lang w:val="en-US"/>
        </w:rPr>
        <w:t xml:space="preserve">creation process and lessons learned are detailed in </w:t>
      </w:r>
      <w:r w:rsidRPr="6133A472" w:rsidR="00083CE2">
        <w:rPr>
          <w:rFonts w:ascii="Roboto" w:hAnsi="Roboto" w:eastAsia="Aptos"/>
          <w:sz w:val="20"/>
          <w:szCs w:val="20"/>
          <w:lang w:val="en-US"/>
        </w:rPr>
        <w:t>Sections C.3, E.3, E.6 and E.8</w:t>
      </w:r>
      <w:r w:rsidRPr="6133A472" w:rsidR="00083CE2">
        <w:rPr>
          <w:rFonts w:ascii="Roboto" w:hAnsi="Roboto" w:eastAsia="Aptos"/>
          <w:sz w:val="20"/>
          <w:szCs w:val="20"/>
          <w:lang w:val="en-US"/>
        </w:rPr>
        <w:t>.</w:t>
      </w:r>
    </w:p>
    <w:p w:rsidRPr="001F3795" w:rsidR="004D5782" w:rsidP="001F3795" w:rsidRDefault="00B77036" w14:paraId="75E8A166" w14:textId="438516DA">
      <w:pPr>
        <w:spacing w:after="120"/>
        <w:jc w:val="both"/>
        <w:rPr>
          <w:rFonts w:ascii="Roboto" w:hAnsi="Roboto" w:eastAsia="Aptos"/>
          <w:i/>
          <w:iCs/>
          <w:sz w:val="20"/>
          <w:szCs w:val="20"/>
          <w:lang w:val="en-GB"/>
        </w:rPr>
      </w:pPr>
      <w:r w:rsidRPr="007E73B2">
        <w:rPr>
          <w:rFonts w:ascii="Roboto" w:hAnsi="Roboto" w:eastAsia="Aptos"/>
          <w:i/>
          <w:iCs/>
          <w:sz w:val="20"/>
          <w:szCs w:val="20"/>
          <w:lang w:val="en-GB"/>
        </w:rPr>
        <w:t xml:space="preserve">These outputs are part of our </w:t>
      </w:r>
      <w:r w:rsidRPr="007E73B2">
        <w:rPr>
          <w:rFonts w:ascii="Roboto" w:hAnsi="Roboto" w:eastAsia="Aptos"/>
          <w:i/>
          <w:iCs/>
          <w:sz w:val="20"/>
          <w:szCs w:val="20"/>
          <w:u w:val="single"/>
          <w:lang w:val="en-GB"/>
        </w:rPr>
        <w:t>zone of control</w:t>
      </w:r>
      <w:r w:rsidRPr="007E73B2">
        <w:rPr>
          <w:rFonts w:ascii="Roboto" w:hAnsi="Roboto" w:eastAsia="Aptos"/>
          <w:i/>
          <w:iCs/>
          <w:sz w:val="20"/>
          <w:szCs w:val="20"/>
          <w:lang w:val="en-GB"/>
        </w:rPr>
        <w:t>. Note that we consider both these outputs and the 1</w:t>
      </w:r>
      <w:r w:rsidRPr="007E73B2">
        <w:rPr>
          <w:rFonts w:ascii="Roboto" w:hAnsi="Roboto" w:eastAsia="Aptos"/>
          <w:i/>
          <w:iCs/>
          <w:sz w:val="20"/>
          <w:szCs w:val="20"/>
          <w:vertAlign w:val="superscript"/>
          <w:lang w:val="en-GB"/>
        </w:rPr>
        <w:t>st</w:t>
      </w:r>
      <w:r w:rsidRPr="007E73B2">
        <w:rPr>
          <w:rFonts w:ascii="Roboto" w:hAnsi="Roboto" w:eastAsia="Aptos"/>
          <w:i/>
          <w:iCs/>
          <w:sz w:val="20"/>
          <w:szCs w:val="20"/>
          <w:lang w:val="en-GB"/>
        </w:rPr>
        <w:t xml:space="preserve"> outcome level (organisational performance) as part of what we call our ‘</w:t>
      </w:r>
      <w:r w:rsidRPr="007E73B2">
        <w:rPr>
          <w:rFonts w:ascii="Roboto" w:hAnsi="Roboto" w:eastAsia="Aptos"/>
          <w:i/>
          <w:iCs/>
          <w:sz w:val="20"/>
          <w:szCs w:val="20"/>
          <w:u w:val="single"/>
          <w:lang w:val="en-GB"/>
        </w:rPr>
        <w:t>zone of intervention’</w:t>
      </w:r>
      <w:r w:rsidRPr="007E73B2">
        <w:rPr>
          <w:rFonts w:ascii="Roboto" w:hAnsi="Roboto" w:eastAsia="Aptos"/>
          <w:i/>
          <w:iCs/>
          <w:sz w:val="20"/>
          <w:szCs w:val="20"/>
          <w:lang w:val="en-GB"/>
        </w:rPr>
        <w:t>, in the sense that we actively work towards, and take responsibility for changes up to that level.</w:t>
      </w:r>
      <w:r w:rsidR="001F3795">
        <w:rPr>
          <w:rFonts w:ascii="Roboto" w:hAnsi="Roboto" w:eastAsia="Aptos"/>
          <w:i/>
          <w:iCs/>
          <w:sz w:val="20"/>
          <w:szCs w:val="20"/>
          <w:lang w:val="en-GB"/>
        </w:rPr>
        <w:t xml:space="preserve"> </w:t>
      </w:r>
      <w:r w:rsidRPr="004D5782" w:rsidR="004D5782">
        <w:rPr>
          <w:rFonts w:ascii="Roboto" w:hAnsi="Roboto" w:eastAsia="Aptos"/>
          <w:iCs/>
          <w:sz w:val="20"/>
          <w:szCs w:val="20"/>
          <w:lang w:val="en-GB"/>
        </w:rPr>
        <w:t xml:space="preserve">The </w:t>
      </w:r>
      <w:r w:rsidR="001F3795">
        <w:rPr>
          <w:rFonts w:ascii="Roboto" w:hAnsi="Roboto" w:eastAsia="Aptos"/>
          <w:iCs/>
          <w:sz w:val="20"/>
          <w:szCs w:val="20"/>
          <w:lang w:val="en-GB"/>
        </w:rPr>
        <w:t xml:space="preserve">following </w:t>
      </w:r>
      <w:r w:rsidRPr="004D5782" w:rsidR="004D5782">
        <w:rPr>
          <w:rFonts w:ascii="Roboto" w:hAnsi="Roboto" w:eastAsia="Aptos"/>
          <w:iCs/>
          <w:sz w:val="20"/>
          <w:szCs w:val="20"/>
          <w:lang w:val="en-GB"/>
        </w:rPr>
        <w:t>impacts and effects of the programme are:</w:t>
      </w:r>
    </w:p>
    <w:p w:rsidRPr="00705F2D" w:rsidR="004D5782" w:rsidP="00FA1DE6" w:rsidRDefault="004D5782" w14:paraId="7884C069" w14:textId="77777777">
      <w:pPr>
        <w:numPr>
          <w:ilvl w:val="0"/>
          <w:numId w:val="24"/>
        </w:numPr>
        <w:spacing w:before="180" w:after="180"/>
        <w:ind w:left="284" w:hanging="207"/>
        <w:jc w:val="both"/>
        <w:rPr>
          <w:rFonts w:ascii="Roboto" w:hAnsi="Roboto" w:eastAsia="Aptos"/>
          <w:b/>
          <w:bCs/>
          <w:iCs/>
          <w:sz w:val="20"/>
          <w:szCs w:val="20"/>
          <w:lang w:val="en-GB"/>
        </w:rPr>
      </w:pPr>
      <w:r w:rsidRPr="00705F2D">
        <w:rPr>
          <w:rFonts w:ascii="Roboto" w:hAnsi="Roboto" w:eastAsia="Aptos"/>
          <w:b/>
          <w:bCs/>
          <w:iCs/>
          <w:sz w:val="20"/>
          <w:szCs w:val="20"/>
          <w:lang w:val="en-GB"/>
        </w:rPr>
        <w:t>At MBO level:</w:t>
      </w:r>
    </w:p>
    <w:p w:rsidRPr="00705F2D" w:rsidR="0083092E" w:rsidP="0083092E" w:rsidRDefault="0083092E" w14:paraId="2222A3CA" w14:textId="317813FA">
      <w:pPr>
        <w:numPr>
          <w:ilvl w:val="0"/>
          <w:numId w:val="35"/>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Economic sustainability:</w:t>
      </w:r>
      <w:r w:rsidRPr="00705F2D">
        <w:rPr>
          <w:rFonts w:ascii="Roboto" w:hAnsi="Roboto" w:eastAsia="Aptos"/>
          <w:iCs/>
          <w:color w:val="000000" w:themeColor="text1"/>
          <w:sz w:val="20"/>
          <w:szCs w:val="20"/>
          <w:lang w:val="en-US"/>
        </w:rPr>
        <w:t xml:space="preserve"> MBOs become sustainable commercial platforms with greater financial autonomy and negotiation capacity in differentiated markets, increasing own revenues from </w:t>
      </w:r>
      <w:proofErr w:type="spellStart"/>
      <w:r w:rsidRPr="00705F2D">
        <w:rPr>
          <w:rFonts w:ascii="Roboto" w:hAnsi="Roboto" w:eastAsia="Aptos"/>
          <w:iCs/>
          <w:color w:val="000000" w:themeColor="text1"/>
          <w:sz w:val="20"/>
          <w:szCs w:val="20"/>
          <w:lang w:val="en-US"/>
        </w:rPr>
        <w:t>commercialisation</w:t>
      </w:r>
      <w:proofErr w:type="spellEnd"/>
      <w:r w:rsidRPr="00705F2D">
        <w:rPr>
          <w:rFonts w:ascii="Roboto" w:hAnsi="Roboto" w:eastAsia="Aptos"/>
          <w:iCs/>
          <w:color w:val="000000" w:themeColor="text1"/>
          <w:sz w:val="20"/>
          <w:szCs w:val="20"/>
          <w:lang w:val="en-US"/>
        </w:rPr>
        <w:t>, certification and consultancy services.</w:t>
      </w:r>
    </w:p>
    <w:p w:rsidRPr="00705F2D" w:rsidR="004D5782" w:rsidP="00F549A0" w:rsidRDefault="0083092E" w14:paraId="183F8D2C" w14:textId="27492C0E">
      <w:pPr>
        <w:numPr>
          <w:ilvl w:val="0"/>
          <w:numId w:val="35"/>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Climate resilience:</w:t>
      </w:r>
      <w:r w:rsidRPr="00705F2D">
        <w:rPr>
          <w:rFonts w:ascii="Roboto" w:hAnsi="Roboto" w:eastAsia="Aptos"/>
          <w:iCs/>
          <w:color w:val="000000" w:themeColor="text1"/>
          <w:sz w:val="20"/>
          <w:szCs w:val="20"/>
          <w:lang w:val="en-US"/>
        </w:rPr>
        <w:t xml:space="preserve"> MBOs </w:t>
      </w:r>
      <w:proofErr w:type="spellStart"/>
      <w:r w:rsidRPr="00705F2D">
        <w:rPr>
          <w:rFonts w:ascii="Roboto" w:hAnsi="Roboto" w:eastAsia="Aptos"/>
          <w:iCs/>
          <w:color w:val="000000" w:themeColor="text1"/>
          <w:sz w:val="20"/>
          <w:szCs w:val="20"/>
          <w:lang w:val="en-US"/>
        </w:rPr>
        <w:t>institutionalise</w:t>
      </w:r>
      <w:proofErr w:type="spellEnd"/>
      <w:r w:rsidRPr="00705F2D">
        <w:rPr>
          <w:rFonts w:ascii="Roboto" w:hAnsi="Roboto" w:eastAsia="Aptos"/>
          <w:iCs/>
          <w:color w:val="000000" w:themeColor="text1"/>
          <w:sz w:val="20"/>
          <w:szCs w:val="20"/>
          <w:lang w:val="en-US"/>
        </w:rPr>
        <w:t xml:space="preserve"> climate risk management, develop environmental monitoring systems, access climate finance (PES, carbon markets), and become local references for climate adaptation and sustainable bioeconomy.</w:t>
      </w:r>
    </w:p>
    <w:p w:rsidRPr="00705F2D" w:rsidR="004D5782" w:rsidP="00F549A0" w:rsidRDefault="0083092E" w14:paraId="591784D5" w14:textId="69A41511">
      <w:pPr>
        <w:numPr>
          <w:ilvl w:val="0"/>
          <w:numId w:val="37"/>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Inclusive governance:</w:t>
      </w:r>
      <w:r w:rsidRPr="00705F2D">
        <w:rPr>
          <w:rFonts w:ascii="Roboto" w:hAnsi="Roboto" w:eastAsia="Aptos"/>
          <w:iCs/>
          <w:color w:val="000000" w:themeColor="text1"/>
          <w:sz w:val="20"/>
          <w:szCs w:val="20"/>
          <w:lang w:val="en-US"/>
        </w:rPr>
        <w:t> MBOs consolidate inclusive governance with quotas and effective participation of women and youth at all decision</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 xml:space="preserve">making </w:t>
      </w:r>
      <w:proofErr w:type="gramStart"/>
      <w:r w:rsidRPr="00705F2D">
        <w:rPr>
          <w:rFonts w:ascii="Roboto" w:hAnsi="Roboto" w:eastAsia="Aptos"/>
          <w:iCs/>
          <w:color w:val="000000" w:themeColor="text1"/>
          <w:sz w:val="20"/>
          <w:szCs w:val="20"/>
          <w:lang w:val="en-US"/>
        </w:rPr>
        <w:t>levels, and</w:t>
      </w:r>
      <w:proofErr w:type="gramEnd"/>
      <w:r w:rsidRPr="00705F2D">
        <w:rPr>
          <w:rFonts w:ascii="Roboto" w:hAnsi="Roboto" w:eastAsia="Aptos"/>
          <w:iCs/>
          <w:color w:val="000000" w:themeColor="text1"/>
          <w:sz w:val="20"/>
          <w:szCs w:val="20"/>
          <w:lang w:val="en-US"/>
        </w:rPr>
        <w:t xml:space="preserve"> are </w:t>
      </w:r>
      <w:proofErr w:type="spellStart"/>
      <w:r w:rsidRPr="00705F2D">
        <w:rPr>
          <w:rFonts w:ascii="Roboto" w:hAnsi="Roboto" w:eastAsia="Aptos"/>
          <w:iCs/>
          <w:color w:val="000000" w:themeColor="text1"/>
          <w:sz w:val="20"/>
          <w:szCs w:val="20"/>
          <w:lang w:val="en-US"/>
        </w:rPr>
        <w:t>recognised</w:t>
      </w:r>
      <w:proofErr w:type="spellEnd"/>
      <w:r w:rsidRPr="00705F2D">
        <w:rPr>
          <w:rFonts w:ascii="Roboto" w:hAnsi="Roboto" w:eastAsia="Aptos"/>
          <w:iCs/>
          <w:color w:val="000000" w:themeColor="text1"/>
          <w:sz w:val="20"/>
          <w:szCs w:val="20"/>
          <w:lang w:val="en-US"/>
        </w:rPr>
        <w:t xml:space="preserve"> as defenders of </w:t>
      </w:r>
      <w:proofErr w:type="spellStart"/>
      <w:r w:rsidRPr="00705F2D">
        <w:rPr>
          <w:rFonts w:ascii="Roboto" w:hAnsi="Roboto" w:eastAsia="Aptos"/>
          <w:iCs/>
          <w:color w:val="000000" w:themeColor="text1"/>
          <w:sz w:val="20"/>
          <w:szCs w:val="20"/>
          <w:lang w:val="en-US"/>
        </w:rPr>
        <w:t>marginalised</w:t>
      </w:r>
      <w:proofErr w:type="spellEnd"/>
      <w:r w:rsidRPr="00705F2D">
        <w:rPr>
          <w:rFonts w:ascii="Roboto" w:hAnsi="Roboto" w:eastAsia="Aptos"/>
          <w:iCs/>
          <w:color w:val="000000" w:themeColor="text1"/>
          <w:sz w:val="20"/>
          <w:szCs w:val="20"/>
          <w:lang w:val="en-US"/>
        </w:rPr>
        <w:t xml:space="preserve"> groups (waste pickers, women farmers, urban and rural producers), actively influencing public policies (PNAE, PAA, PNRS).</w:t>
      </w:r>
    </w:p>
    <w:p w:rsidRPr="00705F2D" w:rsidR="00705F2D" w:rsidP="00F549A0" w:rsidRDefault="004D5782" w14:paraId="362911CD" w14:textId="62C01C2E">
      <w:pPr>
        <w:numPr>
          <w:ilvl w:val="0"/>
          <w:numId w:val="26"/>
        </w:numPr>
        <w:spacing w:before="180" w:after="180"/>
        <w:ind w:left="284" w:hanging="218"/>
        <w:jc w:val="both"/>
        <w:rPr>
          <w:rFonts w:ascii="Roboto" w:hAnsi="Roboto" w:eastAsia="Aptos"/>
          <w:b/>
          <w:bCs/>
          <w:iCs/>
          <w:color w:val="000000" w:themeColor="text1"/>
          <w:sz w:val="20"/>
          <w:szCs w:val="20"/>
          <w:lang w:val="en-GB"/>
        </w:rPr>
      </w:pPr>
      <w:r w:rsidRPr="00705F2D">
        <w:rPr>
          <w:rFonts w:ascii="Roboto" w:hAnsi="Roboto" w:eastAsia="Aptos"/>
          <w:b/>
          <w:bCs/>
          <w:iCs/>
          <w:color w:val="000000" w:themeColor="text1"/>
          <w:sz w:val="20"/>
          <w:szCs w:val="20"/>
          <w:lang w:val="en-GB"/>
        </w:rPr>
        <w:t>At Individual level:</w:t>
      </w:r>
    </w:p>
    <w:p w:rsidRPr="00705F2D" w:rsidR="00705F2D" w:rsidP="00705F2D" w:rsidRDefault="00705F2D" w14:paraId="29FE668C" w14:textId="56EC1AD8">
      <w:pPr>
        <w:numPr>
          <w:ilvl w:val="0"/>
          <w:numId w:val="37"/>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Economic well</w:t>
      </w:r>
      <w:r w:rsidRPr="00705F2D">
        <w:rPr>
          <w:rFonts w:ascii="Roboto" w:hAnsi="Roboto" w:eastAsia="Aptos"/>
          <w:b/>
          <w:bCs/>
          <w:iCs/>
          <w:color w:val="000000" w:themeColor="text1"/>
          <w:sz w:val="20"/>
          <w:szCs w:val="20"/>
          <w:lang w:val="en-US"/>
        </w:rPr>
        <w:noBreakHyphen/>
      </w:r>
      <w:proofErr w:type="gramStart"/>
      <w:r w:rsidRPr="00705F2D">
        <w:rPr>
          <w:rFonts w:ascii="Roboto" w:hAnsi="Roboto" w:eastAsia="Aptos"/>
          <w:b/>
          <w:bCs/>
          <w:iCs/>
          <w:color w:val="000000" w:themeColor="text1"/>
          <w:sz w:val="20"/>
          <w:szCs w:val="20"/>
          <w:lang w:val="en-US"/>
        </w:rPr>
        <w:t>being:</w:t>
      </w:r>
      <w:proofErr w:type="gramEnd"/>
      <w:r w:rsidRPr="00705F2D">
        <w:rPr>
          <w:rFonts w:ascii="Roboto" w:hAnsi="Roboto" w:eastAsia="Aptos"/>
          <w:iCs/>
          <w:color w:val="000000" w:themeColor="text1"/>
          <w:sz w:val="20"/>
          <w:szCs w:val="20"/>
          <w:lang w:val="en-US"/>
        </w:rPr>
        <w:t> Members (FFEs and NFEs) achieve increased and more stable annual household income, with access to fair markets and long</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term contracts, reduced dependence on intermediaries, and greater bargaining power. Women, young farmers and waste pickers access niche markets with higher added value (certified, organic, EUDR</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compliant products).</w:t>
      </w:r>
    </w:p>
    <w:p w:rsidRPr="00705F2D" w:rsidR="00705F2D" w:rsidP="00705F2D" w:rsidRDefault="00705F2D" w14:paraId="3D8620C5" w14:textId="753B2876">
      <w:pPr>
        <w:numPr>
          <w:ilvl w:val="0"/>
          <w:numId w:val="37"/>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Climate resilience and environmental benefits:</w:t>
      </w:r>
      <w:r w:rsidRPr="00705F2D">
        <w:rPr>
          <w:rFonts w:ascii="Roboto" w:hAnsi="Roboto" w:eastAsia="Aptos"/>
          <w:iCs/>
          <w:color w:val="000000" w:themeColor="text1"/>
          <w:sz w:val="20"/>
          <w:szCs w:val="20"/>
          <w:lang w:val="en-US"/>
        </w:rPr>
        <w:t> Members adopt climate</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resilient practices (agroforestry, agroecological systems, low</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carbon recycling), reducing productive losses caused by extreme events (droughts, floods). They gain access to alternative income sources through PES and carbon credits, contributing to improved food security and environmental quality.</w:t>
      </w:r>
    </w:p>
    <w:p w:rsidRPr="00705F2D" w:rsidR="004D5782" w:rsidP="00F549A0" w:rsidRDefault="00705F2D" w14:paraId="4C5F9C5F" w14:textId="387AE5C6">
      <w:pPr>
        <w:numPr>
          <w:ilvl w:val="0"/>
          <w:numId w:val="37"/>
        </w:numPr>
        <w:spacing w:before="180" w:after="180"/>
        <w:jc w:val="both"/>
        <w:rPr>
          <w:rFonts w:ascii="Roboto" w:hAnsi="Roboto" w:eastAsia="Aptos"/>
          <w:iCs/>
          <w:color w:val="000000" w:themeColor="text1"/>
          <w:sz w:val="20"/>
          <w:szCs w:val="20"/>
          <w:lang w:val="en-US"/>
        </w:rPr>
      </w:pPr>
      <w:r w:rsidRPr="00705F2D">
        <w:rPr>
          <w:rFonts w:ascii="Roboto" w:hAnsi="Roboto" w:eastAsia="Aptos"/>
          <w:b/>
          <w:bCs/>
          <w:iCs/>
          <w:color w:val="000000" w:themeColor="text1"/>
          <w:sz w:val="20"/>
          <w:szCs w:val="20"/>
          <w:lang w:val="en-US"/>
        </w:rPr>
        <w:t>Empowerment, inclusion and decent work:</w:t>
      </w:r>
      <w:r w:rsidRPr="00705F2D">
        <w:rPr>
          <w:rFonts w:ascii="Roboto" w:hAnsi="Roboto" w:eastAsia="Aptos"/>
          <w:iCs/>
          <w:color w:val="000000" w:themeColor="text1"/>
          <w:sz w:val="20"/>
          <w:szCs w:val="20"/>
          <w:lang w:val="en-US"/>
        </w:rPr>
        <w:t> Women and young people hold leadership positions in MBOs and the entrepreneurial ecosystem, with effective decision</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making power. Increased self</w:t>
      </w:r>
      <w:r w:rsidRPr="00705F2D">
        <w:rPr>
          <w:rFonts w:ascii="Roboto" w:hAnsi="Roboto" w:eastAsia="Aptos"/>
          <w:iCs/>
          <w:color w:val="000000" w:themeColor="text1"/>
          <w:sz w:val="20"/>
          <w:szCs w:val="20"/>
          <w:lang w:val="en-US"/>
        </w:rPr>
        <w:noBreakHyphen/>
      </w:r>
      <w:r w:rsidRPr="00705F2D">
        <w:rPr>
          <w:rFonts w:ascii="Roboto" w:hAnsi="Roboto" w:eastAsia="Aptos"/>
          <w:iCs/>
          <w:color w:val="000000" w:themeColor="text1"/>
          <w:sz w:val="20"/>
          <w:szCs w:val="20"/>
          <w:lang w:val="en-US"/>
        </w:rPr>
        <w:t>esteem, economic autonomy and civic participation of historically excluded groups are achieved, alongside reduced gender and age discrimination in cooperatives and value chains, and improved decent working conditions for waste pickers, urban and rural producers.</w:t>
      </w:r>
    </w:p>
    <w:p w:rsidRPr="006833ED" w:rsidR="00A03D07" w:rsidP="00FA1DE6" w:rsidRDefault="00A03D07" w14:paraId="34B88FCD" w14:textId="28C4DF2C">
      <w:pPr>
        <w:spacing w:before="180" w:after="180"/>
        <w:jc w:val="both"/>
        <w:rPr>
          <w:rFonts w:ascii="Roboto" w:hAnsi="Roboto" w:eastAsia="Aptos"/>
          <w:iCs/>
          <w:color w:val="000000" w:themeColor="text1"/>
          <w:sz w:val="20"/>
          <w:szCs w:val="20"/>
          <w:lang w:val="en-GB"/>
        </w:rPr>
      </w:pPr>
      <w:r w:rsidRPr="006833ED">
        <w:rPr>
          <w:rFonts w:ascii="Roboto" w:hAnsi="Roboto" w:eastAsia="Aptos"/>
          <w:iCs/>
          <w:color w:val="000000" w:themeColor="text1"/>
          <w:sz w:val="20"/>
          <w:szCs w:val="20"/>
          <w:lang w:val="en-GB"/>
        </w:rPr>
        <w:t>All these outcomes, both at the level of the MBO (organisational performance) and the aimed-at changes at member level (increased awareness, skills and improved access, as well as behavioural change) are part of our zone of influence. Agency-related behavioural changes (members taking up their role as change agent) are part of our sphere of interest.</w:t>
      </w:r>
    </w:p>
    <w:p w:rsidRPr="003870A3" w:rsidR="00F15DBD" w:rsidP="007E73B2" w:rsidRDefault="00E75542" w14:paraId="4604B6C0" w14:textId="3ECCA4B5">
      <w:pPr>
        <w:pStyle w:val="Ttulo3"/>
        <w:numPr>
          <w:ilvl w:val="0"/>
          <w:numId w:val="16"/>
        </w:numPr>
        <w:spacing w:before="240"/>
        <w:jc w:val="both"/>
        <w:rPr>
          <w:rFonts w:ascii="Roboto" w:hAnsi="Roboto" w:eastAsia="Times New Roman"/>
          <w:sz w:val="22"/>
          <w:szCs w:val="22"/>
          <w:lang w:val="en-US"/>
        </w:rPr>
      </w:pPr>
      <w:r w:rsidRPr="003870A3">
        <w:rPr>
          <w:rFonts w:ascii="Roboto" w:hAnsi="Roboto" w:eastAsia="Times New Roman"/>
          <w:sz w:val="22"/>
          <w:szCs w:val="22"/>
          <w:lang w:val="en-US"/>
        </w:rPr>
        <w:t>Empowered key individuals within MBOs as s</w:t>
      </w:r>
      <w:r w:rsidRPr="003870A3" w:rsidR="005C1AA3">
        <w:rPr>
          <w:rFonts w:ascii="Roboto" w:hAnsi="Roboto" w:eastAsia="Times New Roman"/>
          <w:sz w:val="22"/>
          <w:szCs w:val="22"/>
          <w:lang w:val="en-US"/>
        </w:rPr>
        <w:t>hort-term results (outputs)</w:t>
      </w:r>
    </w:p>
    <w:p w:rsidRPr="00127148" w:rsidR="00127148" w:rsidP="00FA1DE6" w:rsidRDefault="00127148" w14:paraId="3CCBF63E" w14:textId="77B26DFB">
      <w:pPr>
        <w:spacing w:before="120" w:after="120"/>
        <w:jc w:val="both"/>
        <w:rPr>
          <w:ins w:author="Tine Vanhee" w:date="2026-05-11T15:17:00Z" w16du:dateUtc="2026-05-11T13:17:00Z" w:id="5"/>
          <w:rFonts w:ascii="Roboto" w:hAnsi="Roboto" w:cs="Calibri"/>
          <w:sz w:val="20"/>
          <w:szCs w:val="20"/>
          <w:lang w:val="en-US"/>
        </w:rPr>
      </w:pPr>
      <w:r w:rsidRPr="00127148">
        <w:rPr>
          <w:rFonts w:ascii="Roboto" w:hAnsi="Roboto" w:cs="Calibri"/>
          <w:sz w:val="20"/>
          <w:szCs w:val="20"/>
          <w:lang w:val="en-US"/>
        </w:rPr>
        <w:t xml:space="preserve">To sustainably improve the </w:t>
      </w:r>
      <w:proofErr w:type="spellStart"/>
      <w:r w:rsidRPr="00127148">
        <w:rPr>
          <w:rFonts w:ascii="Roboto" w:hAnsi="Roboto" w:cs="Calibri"/>
          <w:sz w:val="20"/>
          <w:szCs w:val="20"/>
          <w:lang w:val="en-US"/>
        </w:rPr>
        <w:t>organisational</w:t>
      </w:r>
      <w:proofErr w:type="spellEnd"/>
      <w:r w:rsidRPr="00127148">
        <w:rPr>
          <w:rFonts w:ascii="Roboto" w:hAnsi="Roboto" w:cs="Calibri"/>
          <w:sz w:val="20"/>
          <w:szCs w:val="20"/>
          <w:lang w:val="en-US"/>
        </w:rPr>
        <w:t xml:space="preserve"> performance of partner MBOs, </w:t>
      </w:r>
      <w:proofErr w:type="spellStart"/>
      <w:r w:rsidRPr="00127148">
        <w:rPr>
          <w:rFonts w:ascii="Roboto" w:hAnsi="Roboto" w:cs="Calibri"/>
          <w:sz w:val="20"/>
          <w:szCs w:val="20"/>
          <w:lang w:val="en-US"/>
        </w:rPr>
        <w:t>Trias</w:t>
      </w:r>
      <w:proofErr w:type="spellEnd"/>
      <w:r w:rsidRPr="00127148">
        <w:rPr>
          <w:rFonts w:ascii="Roboto" w:hAnsi="Roboto" w:cs="Calibri"/>
          <w:sz w:val="20"/>
          <w:szCs w:val="20"/>
          <w:lang w:val="en-US"/>
        </w:rPr>
        <w:t xml:space="preserve"> works with their structures and key individuals – staff, formal and informal leaders, and volunteers – to reinforce </w:t>
      </w:r>
      <w:proofErr w:type="spellStart"/>
      <w:r w:rsidRPr="00127148">
        <w:rPr>
          <w:rFonts w:ascii="Roboto" w:hAnsi="Roboto" w:cs="Calibri"/>
          <w:sz w:val="20"/>
          <w:szCs w:val="20"/>
          <w:lang w:val="en-US"/>
        </w:rPr>
        <w:t>organisational</w:t>
      </w:r>
      <w:proofErr w:type="spellEnd"/>
      <w:r w:rsidRPr="00127148">
        <w:rPr>
          <w:rFonts w:ascii="Roboto" w:hAnsi="Roboto" w:cs="Calibri"/>
          <w:sz w:val="20"/>
          <w:szCs w:val="20"/>
          <w:lang w:val="en-US"/>
        </w:rPr>
        <w:t xml:space="preserve"> capacity in leadership, finance, advocacy and service delivery, </w:t>
      </w:r>
      <w:proofErr w:type="spellStart"/>
      <w:r w:rsidRPr="00127148">
        <w:rPr>
          <w:rFonts w:ascii="Roboto" w:hAnsi="Roboto" w:cs="Calibri"/>
          <w:sz w:val="20"/>
          <w:szCs w:val="20"/>
          <w:lang w:val="en-US"/>
        </w:rPr>
        <w:t>recognising</w:t>
      </w:r>
      <w:proofErr w:type="spellEnd"/>
      <w:r w:rsidRPr="00127148">
        <w:rPr>
          <w:rFonts w:ascii="Roboto" w:hAnsi="Roboto" w:cs="Calibri"/>
          <w:sz w:val="20"/>
          <w:szCs w:val="20"/>
          <w:lang w:val="en-US"/>
        </w:rPr>
        <w:t xml:space="preserve"> that knowledge, leadership and innovation already exist within each </w:t>
      </w:r>
      <w:proofErr w:type="spellStart"/>
      <w:r w:rsidRPr="00127148">
        <w:rPr>
          <w:rFonts w:ascii="Roboto" w:hAnsi="Roboto" w:cs="Calibri"/>
          <w:sz w:val="20"/>
          <w:szCs w:val="20"/>
          <w:lang w:val="en-US"/>
        </w:rPr>
        <w:t>organisation</w:t>
      </w:r>
      <w:proofErr w:type="spellEnd"/>
      <w:r w:rsidRPr="00127148">
        <w:rPr>
          <w:rFonts w:ascii="Roboto" w:hAnsi="Roboto" w:cs="Calibri"/>
          <w:sz w:val="20"/>
          <w:szCs w:val="20"/>
          <w:lang w:val="en-US"/>
        </w:rPr>
        <w:t xml:space="preserve"> and context. The empowerment of these key individuals constitutes the short</w:t>
      </w:r>
      <w:r w:rsidRPr="00127148">
        <w:rPr>
          <w:rFonts w:ascii="Roboto" w:hAnsi="Roboto" w:cs="Calibri"/>
          <w:sz w:val="20"/>
          <w:szCs w:val="20"/>
          <w:lang w:val="en-US"/>
        </w:rPr>
        <w:noBreakHyphen/>
      </w:r>
      <w:r w:rsidRPr="00127148">
        <w:rPr>
          <w:rFonts w:ascii="Roboto" w:hAnsi="Roboto" w:cs="Calibri"/>
          <w:sz w:val="20"/>
          <w:szCs w:val="20"/>
          <w:lang w:val="en-US"/>
        </w:rPr>
        <w:t xml:space="preserve">term results (outputs) of the </w:t>
      </w:r>
      <w:proofErr w:type="spellStart"/>
      <w:r w:rsidRPr="00127148">
        <w:rPr>
          <w:rFonts w:ascii="Roboto" w:hAnsi="Roboto" w:cs="Calibri"/>
          <w:sz w:val="20"/>
          <w:szCs w:val="20"/>
          <w:lang w:val="en-US"/>
        </w:rPr>
        <w:t>programme</w:t>
      </w:r>
      <w:proofErr w:type="spellEnd"/>
      <w:r w:rsidRPr="00127148">
        <w:rPr>
          <w:rFonts w:ascii="Roboto" w:hAnsi="Roboto" w:cs="Calibri"/>
          <w:sz w:val="20"/>
          <w:szCs w:val="20"/>
          <w:lang w:val="en-US"/>
        </w:rPr>
        <w:t>.</w:t>
      </w:r>
    </w:p>
    <w:p w:rsidRPr="00127148" w:rsidR="00A27A96" w:rsidP="00A27A96" w:rsidRDefault="00A27A96" w14:paraId="5BB382C3" w14:textId="5ABAAF93">
      <w:pPr>
        <w:numPr>
          <w:ilvl w:val="0"/>
          <w:numId w:val="21"/>
        </w:numPr>
        <w:spacing w:before="180" w:after="180"/>
        <w:ind w:left="284" w:hanging="207"/>
        <w:jc w:val="both"/>
        <w:rPr>
          <w:rFonts w:ascii="Roboto" w:hAnsi="Roboto" w:eastAsia="Aptos"/>
          <w:iCs/>
          <w:sz w:val="20"/>
          <w:szCs w:val="20"/>
          <w:lang w:val="en-GB"/>
        </w:rPr>
      </w:pPr>
      <w:r w:rsidRPr="00127148">
        <w:rPr>
          <w:rFonts w:ascii="Roboto" w:hAnsi="Roboto" w:eastAsia="Aptos"/>
          <w:b/>
          <w:bCs/>
          <w:iCs/>
          <w:sz w:val="20"/>
          <w:szCs w:val="20"/>
          <w:lang w:val="en-GB"/>
        </w:rPr>
        <w:t>Output 1</w:t>
      </w:r>
      <w:r w:rsidRPr="00127148">
        <w:rPr>
          <w:rFonts w:ascii="Roboto" w:hAnsi="Roboto" w:eastAsia="Aptos"/>
          <w:iCs/>
          <w:sz w:val="20"/>
          <w:szCs w:val="20"/>
          <w:lang w:val="en-GB"/>
        </w:rPr>
        <w:t xml:space="preserve">. </w:t>
      </w:r>
      <w:r w:rsidRPr="00127148" w:rsidR="00127148">
        <w:rPr>
          <w:rFonts w:ascii="Roboto" w:hAnsi="Roboto" w:eastAsia="Aptos"/>
          <w:iCs/>
          <w:sz w:val="20"/>
          <w:szCs w:val="20"/>
          <w:lang w:val="en-GB"/>
        </w:rPr>
        <w:t xml:space="preserve">Market access: </w:t>
      </w:r>
      <w:r w:rsidRPr="00127148">
        <w:rPr>
          <w:rFonts w:ascii="Roboto" w:hAnsi="Roboto" w:eastAsia="Aptos"/>
          <w:b/>
          <w:bCs/>
          <w:iCs/>
          <w:sz w:val="20"/>
          <w:szCs w:val="20"/>
          <w:lang w:val="en-GB"/>
        </w:rPr>
        <w:t xml:space="preserve">MBOs enhance members’ market access by promoting </w:t>
      </w:r>
      <w:proofErr w:type="gramStart"/>
      <w:r w:rsidRPr="00127148">
        <w:rPr>
          <w:rFonts w:ascii="Roboto" w:hAnsi="Roboto" w:eastAsia="Aptos"/>
          <w:b/>
          <w:bCs/>
          <w:iCs/>
          <w:sz w:val="20"/>
          <w:szCs w:val="20"/>
          <w:lang w:val="en-GB"/>
        </w:rPr>
        <w:t>higher-quality</w:t>
      </w:r>
      <w:proofErr w:type="gramEnd"/>
      <w:r w:rsidRPr="00127148">
        <w:rPr>
          <w:rFonts w:ascii="Roboto" w:hAnsi="Roboto" w:eastAsia="Aptos"/>
          <w:b/>
          <w:bCs/>
          <w:iCs/>
          <w:sz w:val="20"/>
          <w:szCs w:val="20"/>
          <w:lang w:val="en-GB"/>
        </w:rPr>
        <w:t>, differentiated, and value‑added products</w:t>
      </w:r>
      <w:r w:rsidRPr="00127148" w:rsidR="00127148">
        <w:rPr>
          <w:rFonts w:ascii="Roboto" w:hAnsi="Roboto" w:eastAsia="Aptos"/>
          <w:b/>
          <w:bCs/>
          <w:iCs/>
          <w:sz w:val="20"/>
          <w:szCs w:val="20"/>
          <w:lang w:val="en-GB"/>
        </w:rPr>
        <w:t xml:space="preserve"> and </w:t>
      </w:r>
      <w:r w:rsidRPr="00127148">
        <w:rPr>
          <w:rFonts w:ascii="Roboto" w:hAnsi="Roboto" w:eastAsia="Aptos"/>
          <w:b/>
          <w:bCs/>
          <w:iCs/>
          <w:sz w:val="20"/>
          <w:szCs w:val="20"/>
          <w:lang w:val="en-GB"/>
        </w:rPr>
        <w:t>services, contributing to sustainable and competitive businesses</w:t>
      </w:r>
    </w:p>
    <w:p w:rsidRPr="00127148" w:rsidR="00A27A96" w:rsidP="00A27A96" w:rsidRDefault="00A27A96" w14:paraId="7B9E8F88" w14:textId="2A7ACD05">
      <w:pPr>
        <w:numPr>
          <w:ilvl w:val="0"/>
          <w:numId w:val="21"/>
        </w:numPr>
        <w:spacing w:before="180" w:after="180"/>
        <w:ind w:left="284" w:hanging="207"/>
        <w:jc w:val="both"/>
        <w:rPr>
          <w:rFonts w:ascii="Roboto" w:hAnsi="Roboto" w:eastAsia="Aptos"/>
          <w:b/>
          <w:bCs/>
          <w:iCs/>
          <w:sz w:val="20"/>
          <w:szCs w:val="20"/>
          <w:lang w:val="en-GB"/>
        </w:rPr>
      </w:pPr>
      <w:r w:rsidRPr="00127148">
        <w:rPr>
          <w:rFonts w:ascii="Roboto" w:hAnsi="Roboto" w:eastAsia="Aptos"/>
          <w:b/>
          <w:bCs/>
          <w:iCs/>
          <w:sz w:val="20"/>
          <w:szCs w:val="20"/>
          <w:lang w:val="en-GB"/>
        </w:rPr>
        <w:t xml:space="preserve">Output 2. </w:t>
      </w:r>
      <w:r w:rsidRPr="00127148" w:rsidR="00127148">
        <w:rPr>
          <w:rFonts w:ascii="Roboto" w:hAnsi="Roboto" w:eastAsia="Aptos"/>
          <w:b/>
          <w:bCs/>
          <w:iCs/>
          <w:sz w:val="20"/>
          <w:szCs w:val="20"/>
          <w:lang w:val="en-GB"/>
        </w:rPr>
        <w:t xml:space="preserve">Climate resilience: </w:t>
      </w:r>
      <w:r w:rsidRPr="00127148">
        <w:rPr>
          <w:rFonts w:ascii="Roboto" w:hAnsi="Roboto" w:eastAsia="Aptos"/>
          <w:b/>
          <w:bCs/>
          <w:iCs/>
          <w:sz w:val="20"/>
          <w:szCs w:val="20"/>
          <w:lang w:val="en-GB"/>
        </w:rPr>
        <w:t xml:space="preserve">MBOs strengthen members’ climate resilience by promoting the adoption of sustainable climate practices, effective risk management strategies, and influencing the </w:t>
      </w:r>
      <w:proofErr w:type="gramStart"/>
      <w:r w:rsidRPr="00127148">
        <w:rPr>
          <w:rFonts w:ascii="Roboto" w:hAnsi="Roboto" w:eastAsia="Aptos"/>
          <w:b/>
          <w:bCs/>
          <w:iCs/>
          <w:sz w:val="20"/>
          <w:szCs w:val="20"/>
          <w:lang w:val="en-GB"/>
        </w:rPr>
        <w:t>stakeholders</w:t>
      </w:r>
      <w:proofErr w:type="gramEnd"/>
      <w:r w:rsidRPr="00127148">
        <w:rPr>
          <w:rFonts w:ascii="Roboto" w:hAnsi="Roboto" w:eastAsia="Aptos"/>
          <w:b/>
          <w:bCs/>
          <w:iCs/>
          <w:sz w:val="20"/>
          <w:szCs w:val="20"/>
          <w:lang w:val="en-GB"/>
        </w:rPr>
        <w:t xml:space="preserve"> ecosystem. </w:t>
      </w:r>
    </w:p>
    <w:p w:rsidRPr="00127148" w:rsidR="00A27A96" w:rsidP="009D1B8B" w:rsidRDefault="00A27A96" w14:paraId="5FC981A1" w14:textId="195AAEE0">
      <w:pPr>
        <w:numPr>
          <w:ilvl w:val="0"/>
          <w:numId w:val="24"/>
        </w:numPr>
        <w:spacing w:before="180" w:after="180"/>
        <w:ind w:left="284" w:hanging="207"/>
        <w:jc w:val="both"/>
        <w:rPr>
          <w:rFonts w:ascii="Roboto" w:hAnsi="Roboto" w:eastAsia="Aptos"/>
          <w:b/>
          <w:bCs/>
          <w:iCs/>
          <w:sz w:val="20"/>
          <w:szCs w:val="20"/>
          <w:lang w:val="en-GB"/>
        </w:rPr>
      </w:pPr>
      <w:r w:rsidRPr="00127148">
        <w:rPr>
          <w:rFonts w:ascii="Roboto" w:hAnsi="Roboto" w:eastAsia="Aptos"/>
          <w:b/>
          <w:bCs/>
          <w:iCs/>
          <w:sz w:val="20"/>
          <w:szCs w:val="20"/>
          <w:lang w:val="en-GB"/>
        </w:rPr>
        <w:t xml:space="preserve">Output 3. </w:t>
      </w:r>
      <w:r w:rsidRPr="00127148" w:rsidR="00127148">
        <w:rPr>
          <w:rFonts w:ascii="Roboto" w:hAnsi="Roboto" w:eastAsia="Aptos"/>
          <w:b/>
          <w:bCs/>
          <w:iCs/>
          <w:sz w:val="20"/>
          <w:szCs w:val="20"/>
          <w:lang w:val="en-GB"/>
        </w:rPr>
        <w:t xml:space="preserve">Inclusion and leadership: </w:t>
      </w:r>
      <w:r w:rsidRPr="00127148">
        <w:rPr>
          <w:rFonts w:ascii="Roboto" w:hAnsi="Roboto" w:eastAsia="Aptos"/>
          <w:b/>
          <w:bCs/>
          <w:iCs/>
          <w:sz w:val="20"/>
          <w:szCs w:val="20"/>
          <w:lang w:val="en-GB"/>
        </w:rPr>
        <w:t>MBOs strengthen economic inclusion and the leadership of women and young people as catalysts within the organi</w:t>
      </w:r>
      <w:r w:rsidRPr="00127148" w:rsidR="00127148">
        <w:rPr>
          <w:rFonts w:ascii="Roboto" w:hAnsi="Roboto" w:eastAsia="Aptos"/>
          <w:b/>
          <w:bCs/>
          <w:iCs/>
          <w:sz w:val="20"/>
          <w:szCs w:val="20"/>
          <w:lang w:val="en-GB"/>
        </w:rPr>
        <w:t>s</w:t>
      </w:r>
      <w:r w:rsidRPr="00127148">
        <w:rPr>
          <w:rFonts w:ascii="Roboto" w:hAnsi="Roboto" w:eastAsia="Aptos"/>
          <w:b/>
          <w:bCs/>
          <w:iCs/>
          <w:sz w:val="20"/>
          <w:szCs w:val="20"/>
          <w:lang w:val="en-GB"/>
        </w:rPr>
        <w:t>ation and the wider ecosystem</w:t>
      </w:r>
      <w:r w:rsidRPr="00127148" w:rsidR="00127148">
        <w:rPr>
          <w:rFonts w:ascii="Roboto" w:hAnsi="Roboto" w:eastAsia="Aptos"/>
          <w:b/>
          <w:bCs/>
          <w:iCs/>
          <w:sz w:val="20"/>
          <w:szCs w:val="20"/>
          <w:lang w:val="en-GB"/>
        </w:rPr>
        <w:t>,</w:t>
      </w:r>
      <w:r w:rsidRPr="00127148">
        <w:rPr>
          <w:rFonts w:ascii="Roboto" w:hAnsi="Roboto" w:eastAsia="Aptos"/>
          <w:b/>
          <w:bCs/>
          <w:iCs/>
          <w:sz w:val="20"/>
          <w:szCs w:val="20"/>
          <w:lang w:val="en-GB"/>
        </w:rPr>
        <w:t xml:space="preserve"> through capacity building, effective participation, and expanded access to sustainable economic opportunities. </w:t>
      </w:r>
    </w:p>
    <w:p w:rsidRPr="00127148" w:rsidR="007E73B2" w:rsidP="00FA1DE6" w:rsidRDefault="007E73B2" w14:paraId="01CF2A36" w14:textId="410EA70E">
      <w:pPr>
        <w:numPr>
          <w:ilvl w:val="0"/>
          <w:numId w:val="12"/>
        </w:numPr>
        <w:spacing w:before="120" w:after="120"/>
        <w:ind w:left="284" w:hanging="218"/>
        <w:jc w:val="both"/>
        <w:rPr>
          <w:rFonts w:ascii="Roboto" w:hAnsi="Roboto" w:eastAsia="Aptos"/>
          <w:iCs/>
          <w:sz w:val="20"/>
          <w:szCs w:val="20"/>
          <w:lang w:val="en-GB"/>
        </w:rPr>
      </w:pPr>
      <w:r w:rsidRPr="00127148">
        <w:rPr>
          <w:rFonts w:ascii="Roboto" w:hAnsi="Roboto" w:eastAsia="Aptos"/>
          <w:b/>
          <w:bCs/>
          <w:iCs/>
          <w:sz w:val="20"/>
          <w:szCs w:val="20"/>
          <w:lang w:val="en-GB"/>
        </w:rPr>
        <w:t>Increased awareness:</w:t>
      </w:r>
      <w:r w:rsidRPr="00127148">
        <w:rPr>
          <w:rFonts w:ascii="Roboto" w:hAnsi="Roboto" w:eastAsia="Aptos"/>
          <w:iCs/>
          <w:sz w:val="20"/>
          <w:szCs w:val="20"/>
          <w:lang w:val="en-GB"/>
        </w:rPr>
        <w:t xml:space="preserve"> Key individuals develop deeper understanding of structural challenges, rights, power relations, and opportunities for change. Examples: (</w:t>
      </w:r>
      <w:proofErr w:type="spellStart"/>
      <w:r w:rsidRPr="00127148">
        <w:rPr>
          <w:rFonts w:ascii="Roboto" w:hAnsi="Roboto" w:eastAsia="Aptos"/>
          <w:iCs/>
          <w:sz w:val="20"/>
          <w:szCs w:val="20"/>
          <w:lang w:val="en-GB"/>
        </w:rPr>
        <w:t>i</w:t>
      </w:r>
      <w:proofErr w:type="spellEnd"/>
      <w:r w:rsidRPr="00127148">
        <w:rPr>
          <w:rFonts w:ascii="Roboto" w:hAnsi="Roboto" w:eastAsia="Aptos"/>
          <w:iCs/>
          <w:sz w:val="20"/>
          <w:szCs w:val="20"/>
          <w:lang w:val="en-GB"/>
        </w:rPr>
        <w:t xml:space="preserve">) Awareness of gender inequalities and the "triple workload" of women in waste picker cooperatives (UNICATADORES); (ii) Understanding of climate justice and differentiated impacts of climate change on Amazonian family farmers vs. rural-urban CSA producers; (iii) Recognition of the MBOs role as agents of systemic change beyond service delivery and credit provision; and (iv) Knowledge of EUDR requirements and </w:t>
      </w:r>
      <w:r w:rsidRPr="00127148" w:rsidR="00127148">
        <w:rPr>
          <w:rFonts w:ascii="Roboto" w:hAnsi="Roboto" w:eastAsia="Aptos"/>
          <w:iCs/>
          <w:sz w:val="20"/>
          <w:szCs w:val="20"/>
          <w:lang w:val="en-GB"/>
        </w:rPr>
        <w:t>their implications for</w:t>
      </w:r>
      <w:r w:rsidRPr="00127148">
        <w:rPr>
          <w:rFonts w:ascii="Roboto" w:hAnsi="Roboto" w:eastAsia="Aptos"/>
          <w:iCs/>
          <w:sz w:val="20"/>
          <w:szCs w:val="20"/>
          <w:lang w:val="en-GB"/>
        </w:rPr>
        <w:t xml:space="preserve"> cocoa</w:t>
      </w:r>
      <w:r w:rsidRPr="00127148" w:rsidR="00127148">
        <w:rPr>
          <w:rFonts w:ascii="Roboto" w:hAnsi="Roboto" w:eastAsia="Aptos"/>
          <w:iCs/>
          <w:sz w:val="20"/>
          <w:szCs w:val="20"/>
          <w:lang w:val="en-GB"/>
        </w:rPr>
        <w:t xml:space="preserve"> and </w:t>
      </w:r>
      <w:r w:rsidRPr="00127148">
        <w:rPr>
          <w:rFonts w:ascii="Roboto" w:hAnsi="Roboto" w:eastAsia="Aptos"/>
          <w:iCs/>
          <w:sz w:val="20"/>
          <w:szCs w:val="20"/>
          <w:lang w:val="en-GB"/>
        </w:rPr>
        <w:t>coffee value chains (</w:t>
      </w:r>
      <w:r w:rsidRPr="00127148" w:rsidR="00127148">
        <w:rPr>
          <w:rFonts w:ascii="Roboto" w:hAnsi="Roboto" w:eastAsia="Aptos"/>
          <w:iCs/>
          <w:sz w:val="20"/>
          <w:szCs w:val="20"/>
          <w:lang w:val="en-GB"/>
        </w:rPr>
        <w:t xml:space="preserve">adapted </w:t>
      </w:r>
      <w:proofErr w:type="spellStart"/>
      <w:r w:rsidRPr="00127148" w:rsidR="00127148">
        <w:rPr>
          <w:rFonts w:ascii="Roboto" w:hAnsi="Roboto" w:eastAsia="Aptos"/>
          <w:iCs/>
          <w:sz w:val="20"/>
          <w:szCs w:val="20"/>
          <w:lang w:val="en-GB"/>
        </w:rPr>
        <w:t>form</w:t>
      </w:r>
      <w:proofErr w:type="spellEnd"/>
      <w:r w:rsidRPr="00127148" w:rsidR="00127148">
        <w:rPr>
          <w:rFonts w:ascii="Roboto" w:hAnsi="Roboto" w:eastAsia="Aptos"/>
          <w:iCs/>
          <w:sz w:val="20"/>
          <w:szCs w:val="20"/>
          <w:lang w:val="en-GB"/>
        </w:rPr>
        <w:t xml:space="preserve"> the </w:t>
      </w:r>
      <w:r w:rsidRPr="00127148">
        <w:rPr>
          <w:rFonts w:ascii="Roboto" w:hAnsi="Roboto" w:eastAsia="Aptos"/>
          <w:iCs/>
          <w:sz w:val="20"/>
          <w:szCs w:val="20"/>
          <w:lang w:val="en-GB"/>
        </w:rPr>
        <w:t xml:space="preserve">UNOCACE model </w:t>
      </w:r>
      <w:r w:rsidRPr="00127148" w:rsidR="00127148">
        <w:rPr>
          <w:rFonts w:ascii="Roboto" w:hAnsi="Roboto" w:eastAsia="Aptos"/>
          <w:iCs/>
          <w:sz w:val="20"/>
          <w:szCs w:val="20"/>
          <w:lang w:val="en-GB"/>
        </w:rPr>
        <w:t>in</w:t>
      </w:r>
      <w:r w:rsidRPr="00127148" w:rsidR="009D1B8B">
        <w:rPr>
          <w:rFonts w:ascii="Roboto" w:hAnsi="Roboto" w:eastAsia="Aptos"/>
          <w:iCs/>
          <w:sz w:val="20"/>
          <w:szCs w:val="20"/>
          <w:lang w:val="en-GB"/>
        </w:rPr>
        <w:t xml:space="preserve"> </w:t>
      </w:r>
      <w:proofErr w:type="spellStart"/>
      <w:r w:rsidRPr="00127148" w:rsidR="009D1B8B">
        <w:rPr>
          <w:rFonts w:ascii="Roboto" w:hAnsi="Roboto" w:eastAsia="Aptos"/>
          <w:iCs/>
          <w:sz w:val="20"/>
          <w:szCs w:val="20"/>
          <w:lang w:val="en-GB"/>
        </w:rPr>
        <w:t>Equado</w:t>
      </w:r>
      <w:r w:rsidRPr="00127148" w:rsidR="00127148">
        <w:rPr>
          <w:rFonts w:ascii="Roboto" w:hAnsi="Roboto" w:eastAsia="Aptos"/>
          <w:iCs/>
          <w:sz w:val="20"/>
          <w:szCs w:val="20"/>
          <w:lang w:val="en-GB"/>
        </w:rPr>
        <w:t>r</w:t>
      </w:r>
      <w:proofErr w:type="spellEnd"/>
      <w:r w:rsidRPr="00127148">
        <w:rPr>
          <w:rFonts w:ascii="Roboto" w:hAnsi="Roboto" w:eastAsia="Aptos"/>
          <w:iCs/>
          <w:sz w:val="20"/>
          <w:szCs w:val="20"/>
          <w:lang w:val="en-GB"/>
        </w:rPr>
        <w:t>).</w:t>
      </w:r>
    </w:p>
    <w:p w:rsidRPr="000E4D82" w:rsidR="00AE50A9" w:rsidP="00FA1DE6" w:rsidRDefault="007E73B2" w14:paraId="65014207" w14:textId="29132283">
      <w:pPr>
        <w:numPr>
          <w:ilvl w:val="0"/>
          <w:numId w:val="12"/>
        </w:numPr>
        <w:spacing w:before="120" w:after="120"/>
        <w:ind w:left="284" w:hanging="218"/>
        <w:jc w:val="both"/>
        <w:rPr>
          <w:rFonts w:ascii="Roboto" w:hAnsi="Roboto" w:eastAsia="Aptos"/>
          <w:iCs/>
          <w:sz w:val="20"/>
          <w:szCs w:val="20"/>
          <w:lang w:val="en-GB"/>
        </w:rPr>
      </w:pPr>
      <w:r w:rsidRPr="000E4D82">
        <w:rPr>
          <w:rFonts w:ascii="Roboto" w:hAnsi="Roboto" w:eastAsia="Aptos"/>
          <w:b/>
          <w:bCs/>
          <w:iCs/>
          <w:sz w:val="20"/>
          <w:szCs w:val="20"/>
          <w:lang w:val="en-GB"/>
        </w:rPr>
        <w:t>Improved ability (skills, knowledge, confidence):</w:t>
      </w:r>
      <w:r w:rsidRPr="000E4D82">
        <w:rPr>
          <w:rFonts w:ascii="Roboto" w:hAnsi="Roboto" w:eastAsia="Aptos"/>
          <w:iCs/>
          <w:sz w:val="20"/>
          <w:szCs w:val="20"/>
          <w:lang w:val="en-GB"/>
        </w:rPr>
        <w:t xml:space="preserve"> Key individuals acquire practical competencies to contribute to organisation</w:t>
      </w:r>
      <w:r w:rsidRPr="000E4D82" w:rsidR="00127148">
        <w:rPr>
          <w:rFonts w:ascii="Roboto" w:hAnsi="Roboto" w:eastAsia="Aptos"/>
          <w:iCs/>
          <w:sz w:val="20"/>
          <w:szCs w:val="20"/>
          <w:lang w:val="en-GB"/>
        </w:rPr>
        <w:t>al</w:t>
      </w:r>
      <w:r w:rsidRPr="000E4D82">
        <w:rPr>
          <w:rFonts w:ascii="Roboto" w:hAnsi="Roboto" w:eastAsia="Aptos"/>
          <w:iCs/>
          <w:sz w:val="20"/>
          <w:szCs w:val="20"/>
          <w:lang w:val="en-GB"/>
        </w:rPr>
        <w:t xml:space="preserve"> grow</w:t>
      </w:r>
      <w:r w:rsidRPr="000E4D82" w:rsidR="00127148">
        <w:rPr>
          <w:rFonts w:ascii="Roboto" w:hAnsi="Roboto" w:eastAsia="Aptos"/>
          <w:iCs/>
          <w:sz w:val="20"/>
          <w:szCs w:val="20"/>
          <w:lang w:val="en-GB"/>
        </w:rPr>
        <w:t>th</w:t>
      </w:r>
      <w:r w:rsidRPr="000E4D82">
        <w:rPr>
          <w:rFonts w:ascii="Roboto" w:hAnsi="Roboto" w:eastAsia="Aptos"/>
          <w:iCs/>
          <w:sz w:val="20"/>
          <w:szCs w:val="20"/>
          <w:lang w:val="en-GB"/>
        </w:rPr>
        <w:t>. Examples: (</w:t>
      </w:r>
      <w:proofErr w:type="spellStart"/>
      <w:r w:rsidRPr="000E4D82">
        <w:rPr>
          <w:rFonts w:ascii="Roboto" w:hAnsi="Roboto" w:eastAsia="Aptos"/>
          <w:iCs/>
          <w:sz w:val="20"/>
          <w:szCs w:val="20"/>
          <w:lang w:val="en-GB"/>
        </w:rPr>
        <w:t>i</w:t>
      </w:r>
      <w:proofErr w:type="spellEnd"/>
      <w:r w:rsidRPr="000E4D82">
        <w:rPr>
          <w:rFonts w:ascii="Roboto" w:hAnsi="Roboto" w:eastAsia="Aptos"/>
          <w:iCs/>
          <w:sz w:val="20"/>
          <w:szCs w:val="20"/>
          <w:lang w:val="en-GB"/>
        </w:rPr>
        <w:t xml:space="preserve">) Skills on </w:t>
      </w:r>
      <w:r w:rsidRPr="000E4D82" w:rsidR="000E4D82">
        <w:rPr>
          <w:rFonts w:ascii="Roboto" w:hAnsi="Roboto" w:eastAsia="Aptos"/>
          <w:iCs/>
          <w:sz w:val="20"/>
          <w:szCs w:val="20"/>
          <w:lang w:val="en-GB"/>
        </w:rPr>
        <w:t>b</w:t>
      </w:r>
      <w:r w:rsidRPr="000E4D82">
        <w:rPr>
          <w:rFonts w:ascii="Roboto" w:hAnsi="Roboto" w:eastAsia="Aptos"/>
          <w:iCs/>
          <w:sz w:val="20"/>
          <w:szCs w:val="20"/>
          <w:lang w:val="en-GB"/>
        </w:rPr>
        <w:t xml:space="preserve">usiness planning, financial management, traceability systems (EUDR), climate risk assessment (Building Resilience I/II), digital tools (AI mapping for waste pickers); (ii) Knowledge: Market analysis, certification processes (organic, fair trade), advocacy strategies (PNAE, PAA, PNRS), inclusive governance mechanisms (quotas, committees); (iii) Confidence on </w:t>
      </w:r>
      <w:r w:rsidRPr="000E4D82" w:rsidR="000E4D82">
        <w:rPr>
          <w:rFonts w:ascii="Roboto" w:hAnsi="Roboto" w:eastAsia="Aptos"/>
          <w:iCs/>
          <w:sz w:val="20"/>
          <w:szCs w:val="20"/>
          <w:lang w:val="en-GB"/>
        </w:rPr>
        <w:t>p</w:t>
      </w:r>
      <w:r w:rsidRPr="000E4D82">
        <w:rPr>
          <w:rFonts w:ascii="Roboto" w:hAnsi="Roboto" w:eastAsia="Aptos"/>
          <w:iCs/>
          <w:sz w:val="20"/>
          <w:szCs w:val="20"/>
          <w:lang w:val="en-GB"/>
        </w:rPr>
        <w:t xml:space="preserve">ublic speaking, negotiating with government officials, facilitating participatory workshops (SPIDER), </w:t>
      </w:r>
      <w:r w:rsidRPr="000E4D82" w:rsidR="000E4D82">
        <w:rPr>
          <w:rFonts w:ascii="Roboto" w:hAnsi="Roboto" w:eastAsia="Aptos"/>
          <w:iCs/>
          <w:sz w:val="20"/>
          <w:szCs w:val="20"/>
          <w:lang w:val="en-GB"/>
        </w:rPr>
        <w:t xml:space="preserve">and </w:t>
      </w:r>
      <w:r w:rsidRPr="000E4D82">
        <w:rPr>
          <w:rFonts w:ascii="Roboto" w:hAnsi="Roboto" w:eastAsia="Aptos"/>
          <w:iCs/>
          <w:sz w:val="20"/>
          <w:szCs w:val="20"/>
          <w:lang w:val="en-GB"/>
        </w:rPr>
        <w:t xml:space="preserve">mentoring </w:t>
      </w:r>
      <w:r w:rsidRPr="000E4D82" w:rsidR="000E4D82">
        <w:rPr>
          <w:rFonts w:ascii="Roboto" w:hAnsi="Roboto" w:eastAsia="Aptos"/>
          <w:iCs/>
          <w:sz w:val="20"/>
          <w:szCs w:val="20"/>
          <w:lang w:val="en-GB"/>
        </w:rPr>
        <w:t xml:space="preserve">of </w:t>
      </w:r>
      <w:r w:rsidRPr="000E4D82">
        <w:rPr>
          <w:rFonts w:ascii="Roboto" w:hAnsi="Roboto" w:eastAsia="Aptos"/>
          <w:iCs/>
          <w:sz w:val="20"/>
          <w:szCs w:val="20"/>
          <w:lang w:val="en-GB"/>
        </w:rPr>
        <w:t>young members</w:t>
      </w:r>
      <w:r w:rsidRPr="000E4D82" w:rsidR="00DF7D0D">
        <w:rPr>
          <w:rFonts w:ascii="Roboto" w:hAnsi="Roboto" w:eastAsia="Aptos"/>
          <w:iCs/>
          <w:sz w:val="20"/>
          <w:szCs w:val="20"/>
          <w:lang w:val="en-GB"/>
        </w:rPr>
        <w:t>.</w:t>
      </w:r>
    </w:p>
    <w:p w:rsidRPr="00602E43" w:rsidR="002C58AA" w:rsidP="00906BD2" w:rsidRDefault="001E2AC2" w14:paraId="16833832" w14:textId="58E85C4A">
      <w:pPr>
        <w:pStyle w:val="Ttulo3"/>
        <w:numPr>
          <w:ilvl w:val="0"/>
          <w:numId w:val="16"/>
        </w:numPr>
        <w:spacing w:before="240"/>
        <w:rPr>
          <w:rFonts w:ascii="Roboto" w:hAnsi="Roboto" w:eastAsia="Times New Roman"/>
          <w:sz w:val="22"/>
          <w:szCs w:val="22"/>
          <w:lang w:val="en-US"/>
        </w:rPr>
      </w:pPr>
      <w:r w:rsidRPr="00602E43">
        <w:rPr>
          <w:rFonts w:ascii="Roboto" w:hAnsi="Roboto" w:eastAsia="Times New Roman"/>
          <w:sz w:val="22"/>
          <w:szCs w:val="22"/>
          <w:lang w:val="en-US"/>
        </w:rPr>
        <w:t xml:space="preserve">A small note </w:t>
      </w:r>
      <w:r w:rsidRPr="00602E43" w:rsidR="001D3C9C">
        <w:rPr>
          <w:rFonts w:ascii="Roboto" w:hAnsi="Roboto" w:eastAsia="Times New Roman"/>
          <w:sz w:val="22"/>
          <w:szCs w:val="22"/>
          <w:lang w:val="en-US"/>
        </w:rPr>
        <w:t>about the</w:t>
      </w:r>
      <w:r w:rsidRPr="00602E43" w:rsidR="00FE6BDD">
        <w:rPr>
          <w:rFonts w:ascii="Roboto" w:hAnsi="Roboto" w:eastAsia="Times New Roman"/>
          <w:sz w:val="22"/>
          <w:szCs w:val="22"/>
          <w:lang w:val="en-US"/>
        </w:rPr>
        <w:t xml:space="preserve"> </w:t>
      </w:r>
      <w:r w:rsidRPr="00602E43" w:rsidR="00567572">
        <w:rPr>
          <w:rFonts w:ascii="Roboto" w:hAnsi="Roboto" w:eastAsia="Times New Roman"/>
          <w:sz w:val="22"/>
          <w:szCs w:val="22"/>
          <w:lang w:val="en-US"/>
        </w:rPr>
        <w:t>non-linear</w:t>
      </w:r>
      <w:r w:rsidRPr="00602E43" w:rsidR="001D3C9C">
        <w:rPr>
          <w:rFonts w:ascii="Roboto" w:hAnsi="Roboto" w:eastAsia="Times New Roman"/>
          <w:sz w:val="22"/>
          <w:szCs w:val="22"/>
          <w:lang w:val="en-US"/>
        </w:rPr>
        <w:t>ity</w:t>
      </w:r>
      <w:r w:rsidRPr="00602E43" w:rsidR="00567572">
        <w:rPr>
          <w:rFonts w:ascii="Roboto" w:hAnsi="Roboto" w:eastAsia="Times New Roman"/>
          <w:sz w:val="22"/>
          <w:szCs w:val="22"/>
          <w:lang w:val="en-US"/>
        </w:rPr>
        <w:t xml:space="preserve"> and iterative process</w:t>
      </w:r>
      <w:r w:rsidRPr="00602E43" w:rsidR="001D3C9C">
        <w:rPr>
          <w:rFonts w:ascii="Roboto" w:hAnsi="Roboto" w:eastAsia="Times New Roman"/>
          <w:sz w:val="22"/>
          <w:szCs w:val="22"/>
          <w:lang w:val="en-US"/>
        </w:rPr>
        <w:t>es</w:t>
      </w:r>
      <w:r w:rsidRPr="00602E43" w:rsidR="005372AE">
        <w:rPr>
          <w:rFonts w:ascii="Roboto" w:hAnsi="Roboto" w:eastAsia="Times New Roman"/>
          <w:sz w:val="22"/>
          <w:szCs w:val="22"/>
          <w:lang w:val="en-US"/>
        </w:rPr>
        <w:t xml:space="preserve"> feeding system change</w:t>
      </w:r>
    </w:p>
    <w:p w:rsidRPr="00602E43" w:rsidR="00992783" w:rsidP="00797BE2" w:rsidRDefault="00992783" w14:paraId="63FC1BBD" w14:textId="48061AB0">
      <w:pPr>
        <w:spacing w:before="120" w:after="120"/>
        <w:jc w:val="both"/>
        <w:rPr>
          <w:rFonts w:ascii="Roboto" w:hAnsi="Roboto" w:eastAsia="Aptos"/>
          <w:sz w:val="20"/>
          <w:szCs w:val="20"/>
          <w:lang w:val="en-US"/>
        </w:rPr>
      </w:pPr>
      <w:r w:rsidRPr="00602E43">
        <w:rPr>
          <w:rFonts w:ascii="Roboto" w:hAnsi="Roboto" w:eastAsia="Aptos"/>
          <w:sz w:val="20"/>
          <w:szCs w:val="20"/>
          <w:lang w:val="en-US"/>
        </w:rPr>
        <w:t>The narrative</w:t>
      </w:r>
      <w:r w:rsidRPr="00602E43" w:rsidR="00A52EEC">
        <w:rPr>
          <w:rFonts w:ascii="Roboto" w:hAnsi="Roboto" w:eastAsia="Aptos"/>
          <w:sz w:val="20"/>
          <w:szCs w:val="20"/>
          <w:lang w:val="en-US"/>
        </w:rPr>
        <w:t xml:space="preserve"> in the above section</w:t>
      </w:r>
      <w:r w:rsidRPr="00602E43" w:rsidR="00474E46">
        <w:rPr>
          <w:rFonts w:ascii="Roboto" w:hAnsi="Roboto" w:eastAsia="Aptos"/>
          <w:sz w:val="20"/>
          <w:szCs w:val="20"/>
          <w:lang w:val="en-US"/>
        </w:rPr>
        <w:t>s</w:t>
      </w:r>
      <w:r w:rsidRPr="00602E43">
        <w:rPr>
          <w:rFonts w:ascii="Roboto" w:hAnsi="Roboto" w:eastAsia="Aptos"/>
          <w:sz w:val="20"/>
          <w:szCs w:val="20"/>
          <w:lang w:val="en-US"/>
        </w:rPr>
        <w:t xml:space="preserve"> focuses</w:t>
      </w:r>
      <w:r w:rsidRPr="00602E43" w:rsidR="00A52EEC">
        <w:rPr>
          <w:rFonts w:ascii="Roboto" w:hAnsi="Roboto" w:eastAsia="Aptos"/>
          <w:sz w:val="20"/>
          <w:szCs w:val="20"/>
          <w:lang w:val="en-US"/>
        </w:rPr>
        <w:t xml:space="preserve"> and </w:t>
      </w:r>
      <w:r w:rsidRPr="00602E43">
        <w:rPr>
          <w:rFonts w:ascii="Roboto" w:hAnsi="Roboto" w:eastAsia="Aptos"/>
          <w:sz w:val="20"/>
          <w:szCs w:val="20"/>
          <w:lang w:val="en-US"/>
        </w:rPr>
        <w:t xml:space="preserve">clarifies the meaning of the vertical, upward-going arrows in </w:t>
      </w:r>
      <w:r w:rsidRPr="00602E43" w:rsidR="005A325C">
        <w:rPr>
          <w:rFonts w:ascii="Roboto" w:hAnsi="Roboto" w:eastAsia="Aptos"/>
          <w:sz w:val="20"/>
          <w:szCs w:val="20"/>
          <w:lang w:val="en-US"/>
        </w:rPr>
        <w:t xml:space="preserve">our </w:t>
      </w:r>
      <w:proofErr w:type="spellStart"/>
      <w:r w:rsidRPr="00602E43" w:rsidR="005A325C">
        <w:rPr>
          <w:rFonts w:ascii="Roboto" w:hAnsi="Roboto" w:eastAsia="Aptos"/>
          <w:sz w:val="20"/>
          <w:szCs w:val="20"/>
          <w:lang w:val="en-US"/>
        </w:rPr>
        <w:t>ToC</w:t>
      </w:r>
      <w:proofErr w:type="spellEnd"/>
      <w:r w:rsidRPr="00602E43">
        <w:rPr>
          <w:rFonts w:ascii="Roboto" w:hAnsi="Roboto" w:eastAsia="Aptos"/>
          <w:sz w:val="20"/>
          <w:szCs w:val="20"/>
          <w:lang w:val="en-US"/>
        </w:rPr>
        <w:t xml:space="preserve"> visua</w:t>
      </w:r>
      <w:r w:rsidRPr="00602E43" w:rsidR="00673AA4">
        <w:rPr>
          <w:rFonts w:ascii="Roboto" w:hAnsi="Roboto" w:eastAsia="Aptos"/>
          <w:sz w:val="20"/>
          <w:szCs w:val="20"/>
          <w:lang w:val="en-US"/>
        </w:rPr>
        <w:t>l</w:t>
      </w:r>
      <w:r w:rsidRPr="00602E43" w:rsidR="00B559B6">
        <w:rPr>
          <w:rFonts w:ascii="Roboto" w:hAnsi="Roboto" w:eastAsia="Aptos"/>
          <w:sz w:val="20"/>
          <w:szCs w:val="20"/>
          <w:lang w:val="en-US"/>
        </w:rPr>
        <w:t>,</w:t>
      </w:r>
      <w:r w:rsidRPr="00602E43" w:rsidR="00383B9D">
        <w:rPr>
          <w:rFonts w:ascii="Roboto" w:hAnsi="Roboto" w:eastAsia="Aptos"/>
          <w:sz w:val="20"/>
          <w:szCs w:val="20"/>
          <w:lang w:val="en-US"/>
        </w:rPr>
        <w:t xml:space="preserve"> </w:t>
      </w:r>
      <w:r w:rsidRPr="00602E43">
        <w:rPr>
          <w:rFonts w:ascii="Roboto" w:hAnsi="Roboto" w:eastAsia="Aptos"/>
          <w:sz w:val="20"/>
          <w:szCs w:val="20"/>
          <w:lang w:val="en-US"/>
        </w:rPr>
        <w:t xml:space="preserve">showing the progression from member empowerment to </w:t>
      </w:r>
      <w:proofErr w:type="spellStart"/>
      <w:r w:rsidRPr="00602E43" w:rsidR="00115238">
        <w:rPr>
          <w:rFonts w:ascii="Roboto" w:hAnsi="Roboto" w:eastAsia="Aptos"/>
          <w:sz w:val="20"/>
          <w:szCs w:val="20"/>
          <w:lang w:val="en-US"/>
        </w:rPr>
        <w:t>organisational</w:t>
      </w:r>
      <w:proofErr w:type="spellEnd"/>
      <w:r w:rsidRPr="00602E43" w:rsidR="00115238">
        <w:rPr>
          <w:rFonts w:ascii="Roboto" w:hAnsi="Roboto" w:eastAsia="Aptos"/>
          <w:sz w:val="20"/>
          <w:szCs w:val="20"/>
          <w:lang w:val="en-US"/>
        </w:rPr>
        <w:t xml:space="preserve"> development and </w:t>
      </w:r>
      <w:proofErr w:type="spellStart"/>
      <w:r w:rsidRPr="00602E43">
        <w:rPr>
          <w:rFonts w:ascii="Roboto" w:hAnsi="Roboto" w:eastAsia="Aptos"/>
          <w:sz w:val="20"/>
          <w:szCs w:val="20"/>
          <w:lang w:val="en-US"/>
        </w:rPr>
        <w:t>behavioural</w:t>
      </w:r>
      <w:proofErr w:type="spellEnd"/>
      <w:r w:rsidRPr="00602E43">
        <w:rPr>
          <w:rFonts w:ascii="Roboto" w:hAnsi="Roboto" w:eastAsia="Aptos"/>
          <w:sz w:val="20"/>
          <w:szCs w:val="20"/>
          <w:lang w:val="en-US"/>
        </w:rPr>
        <w:t xml:space="preserve"> change at both the MBO and individual levels, and further toward the shared strategic mission—where </w:t>
      </w:r>
      <w:proofErr w:type="spellStart"/>
      <w:r w:rsidRPr="00602E43">
        <w:rPr>
          <w:rFonts w:ascii="Roboto" w:hAnsi="Roboto" w:eastAsia="Aptos"/>
          <w:sz w:val="20"/>
          <w:szCs w:val="20"/>
          <w:lang w:val="en-US"/>
        </w:rPr>
        <w:t>Trias</w:t>
      </w:r>
      <w:proofErr w:type="spellEnd"/>
      <w:r w:rsidRPr="00602E43">
        <w:rPr>
          <w:rFonts w:ascii="Roboto" w:hAnsi="Roboto" w:eastAsia="Aptos"/>
          <w:sz w:val="20"/>
          <w:szCs w:val="20"/>
          <w:lang w:val="en-US"/>
        </w:rPr>
        <w:t>, MBOs, members, and other stakeholders act as agents of change by influencing others and addressing root causes within the ecosystem.</w:t>
      </w:r>
      <w:r w:rsidRPr="00602E43" w:rsidR="00E3086B">
        <w:rPr>
          <w:rFonts w:ascii="Roboto" w:hAnsi="Roboto" w:eastAsia="Aptos"/>
          <w:sz w:val="20"/>
          <w:szCs w:val="20"/>
          <w:lang w:val="en-US"/>
        </w:rPr>
        <w:t xml:space="preserve"> </w:t>
      </w:r>
      <w:r w:rsidRPr="00602E43" w:rsidR="00F71CC5">
        <w:rPr>
          <w:rFonts w:ascii="Roboto" w:hAnsi="Roboto" w:eastAsia="Aptos"/>
          <w:sz w:val="20"/>
          <w:szCs w:val="20"/>
          <w:lang w:val="en-US"/>
        </w:rPr>
        <w:t xml:space="preserve">We </w:t>
      </w:r>
      <w:r w:rsidRPr="00602E43">
        <w:rPr>
          <w:rFonts w:ascii="Roboto" w:hAnsi="Roboto" w:eastAsia="Aptos"/>
          <w:sz w:val="20"/>
          <w:szCs w:val="20"/>
          <w:lang w:val="en-US"/>
        </w:rPr>
        <w:t>also</w:t>
      </w:r>
      <w:r w:rsidRPr="00602E43" w:rsidR="00F71CC5">
        <w:rPr>
          <w:rFonts w:ascii="Roboto" w:hAnsi="Roboto" w:eastAsia="Aptos"/>
          <w:sz w:val="20"/>
          <w:szCs w:val="20"/>
          <w:lang w:val="en-US"/>
        </w:rPr>
        <w:t xml:space="preserve"> wish to</w:t>
      </w:r>
      <w:r w:rsidRPr="00602E43">
        <w:rPr>
          <w:rFonts w:ascii="Roboto" w:hAnsi="Roboto" w:eastAsia="Aptos"/>
          <w:sz w:val="20"/>
          <w:szCs w:val="20"/>
          <w:lang w:val="en-US"/>
        </w:rPr>
        <w:t xml:space="preserve"> highlight the returning arrows, emphasizing that </w:t>
      </w:r>
      <w:r w:rsidRPr="00602E43" w:rsidR="00F71CC5">
        <w:rPr>
          <w:rFonts w:ascii="Roboto" w:hAnsi="Roboto" w:eastAsia="Aptos"/>
          <w:sz w:val="20"/>
          <w:szCs w:val="20"/>
          <w:lang w:val="en-US"/>
        </w:rPr>
        <w:t xml:space="preserve">all these </w:t>
      </w:r>
      <w:r w:rsidRPr="00602E43">
        <w:rPr>
          <w:rFonts w:ascii="Roboto" w:hAnsi="Roboto" w:eastAsia="Aptos"/>
          <w:sz w:val="20"/>
          <w:szCs w:val="20"/>
          <w:lang w:val="en-US"/>
        </w:rPr>
        <w:t>change</w:t>
      </w:r>
      <w:r w:rsidRPr="00602E43" w:rsidR="00F71CC5">
        <w:rPr>
          <w:rFonts w:ascii="Roboto" w:hAnsi="Roboto" w:eastAsia="Aptos"/>
          <w:sz w:val="20"/>
          <w:szCs w:val="20"/>
          <w:lang w:val="en-US"/>
        </w:rPr>
        <w:t xml:space="preserve">s are </w:t>
      </w:r>
      <w:proofErr w:type="gramStart"/>
      <w:r w:rsidRPr="00602E43" w:rsidR="00F71CC5">
        <w:rPr>
          <w:rFonts w:ascii="Roboto" w:hAnsi="Roboto" w:eastAsia="Aptos"/>
          <w:sz w:val="20"/>
          <w:szCs w:val="20"/>
          <w:lang w:val="en-US"/>
        </w:rPr>
        <w:t>actually</w:t>
      </w:r>
      <w:r w:rsidRPr="00602E43">
        <w:rPr>
          <w:rFonts w:ascii="Roboto" w:hAnsi="Roboto" w:eastAsia="Aptos"/>
          <w:sz w:val="20"/>
          <w:szCs w:val="20"/>
          <w:lang w:val="en-US"/>
        </w:rPr>
        <w:t xml:space="preserve"> non-linear</w:t>
      </w:r>
      <w:proofErr w:type="gramEnd"/>
      <w:r w:rsidRPr="00602E43">
        <w:rPr>
          <w:rFonts w:ascii="Roboto" w:hAnsi="Roboto" w:eastAsia="Aptos"/>
          <w:sz w:val="20"/>
          <w:szCs w:val="20"/>
          <w:lang w:val="en-US"/>
        </w:rPr>
        <w:t xml:space="preserve"> and iterative. Since organizations are made up of people, empowered individuals play a key role in driving organizational empowerment and improved performance. Their growth feeds back into the MBO, reinforcing and accelerating the ongoing cycle of transformation.</w:t>
      </w:r>
    </w:p>
    <w:p w:rsidRPr="00602E43" w:rsidR="00AD1CC1" w:rsidP="00AD1CC1" w:rsidRDefault="004B2457" w14:paraId="4A6D511A" w14:textId="77777777">
      <w:pPr>
        <w:keepNext/>
        <w:keepLines/>
        <w:numPr>
          <w:ilvl w:val="0"/>
          <w:numId w:val="16"/>
        </w:numPr>
        <w:spacing w:before="240" w:after="80"/>
        <w:outlineLvl w:val="2"/>
        <w:rPr>
          <w:rFonts w:ascii="Roboto" w:hAnsi="Roboto" w:cstheme="majorBidi"/>
          <w:color w:val="0F4761" w:themeColor="accent1" w:themeShade="BF"/>
          <w:sz w:val="22"/>
          <w:szCs w:val="22"/>
          <w:lang w:val="en-US"/>
        </w:rPr>
      </w:pPr>
      <w:bookmarkStart w:name="assumptions-and-risks" w:id="6"/>
      <w:r w:rsidRPr="00602E43">
        <w:rPr>
          <w:rFonts w:ascii="Roboto" w:hAnsi="Roboto" w:cstheme="majorBidi"/>
          <w:color w:val="0F4761" w:themeColor="accent1" w:themeShade="BF"/>
          <w:sz w:val="22"/>
          <w:szCs w:val="22"/>
          <w:lang w:val="en-US"/>
        </w:rPr>
        <w:t>Assumptions and risks related to these pathways</w:t>
      </w:r>
      <w:bookmarkStart w:name="with-whom-our-key-partners" w:id="7"/>
      <w:bookmarkEnd w:id="2"/>
      <w:bookmarkEnd w:id="3"/>
      <w:bookmarkEnd w:id="4"/>
      <w:bookmarkEnd w:id="6"/>
    </w:p>
    <w:p w:rsidRPr="00602E43" w:rsidR="00AD1CC1" w:rsidP="00AD1CC1" w:rsidRDefault="00AD1CC1" w14:paraId="2887751E" w14:textId="7A848EF5">
      <w:pPr>
        <w:keepNext/>
        <w:keepLines/>
        <w:spacing w:before="240" w:after="80"/>
        <w:outlineLvl w:val="2"/>
        <w:rPr>
          <w:rFonts w:ascii="Roboto" w:hAnsi="Roboto" w:cstheme="majorBidi"/>
          <w:color w:val="0F4761" w:themeColor="accent1" w:themeShade="BF"/>
          <w:sz w:val="22"/>
          <w:szCs w:val="22"/>
          <w:lang w:val="en-US"/>
        </w:rPr>
      </w:pPr>
      <w:r w:rsidRPr="00AD1CC1">
        <w:rPr>
          <w:rFonts w:ascii="Roboto" w:hAnsi="Roboto" w:eastAsia="Aptos"/>
          <w:iCs/>
          <w:sz w:val="20"/>
          <w:szCs w:val="20"/>
          <w:lang w:val="en-GB"/>
        </w:rPr>
        <w:t xml:space="preserve">The pathway of change described above is based on several assumptions about the context, partners and enabling environment. These assumptions are rooted in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two decades of experience in Brazil, lessons learned from the previous DGD cycle (2022-2026), the Mid-Term Evaluation (MTE) conducted in 2024, and the participative co-creation process with MBO partners carried out between November 2025 and April 2026.</w:t>
      </w:r>
    </w:p>
    <w:p w:rsidR="00AD1CC1" w:rsidP="00AD1CC1" w:rsidRDefault="00AD1CC1" w14:paraId="6FA4D8FC" w14:textId="15062233">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1: </w:t>
      </w:r>
      <w:r w:rsidRPr="00AF2E6C">
        <w:rPr>
          <w:rFonts w:ascii="Roboto" w:hAnsi="Roboto" w:eastAsia="Aptos"/>
          <w:iCs/>
          <w:sz w:val="20"/>
          <w:szCs w:val="20"/>
          <w:u w:val="single"/>
          <w:lang w:val="en-GB"/>
        </w:rPr>
        <w:t>Ownership and local leadership</w:t>
      </w:r>
      <w:r w:rsidRPr="00AD1CC1">
        <w:rPr>
          <w:rFonts w:ascii="Roboto" w:hAnsi="Roboto" w:eastAsia="Aptos"/>
          <w:iCs/>
          <w:sz w:val="20"/>
          <w:szCs w:val="20"/>
          <w:lang w:val="en-GB"/>
        </w:rPr>
        <w:t xml:space="preserve">. MBO leaders genuinely own the programme objectives and share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vision of social justice, beyond a transactional or project</w:t>
      </w:r>
      <w:r w:rsidRPr="00AD1CC1">
        <w:rPr>
          <w:rFonts w:ascii="Roboto" w:hAnsi="Roboto" w:eastAsia="Aptos"/>
          <w:iCs/>
          <w:sz w:val="20"/>
          <w:szCs w:val="20"/>
          <w:lang w:val="en-GB"/>
        </w:rPr>
        <w:noBreakHyphen/>
      </w:r>
      <w:r w:rsidRPr="00AD1CC1">
        <w:rPr>
          <w:rFonts w:ascii="Roboto" w:hAnsi="Roboto" w:eastAsia="Aptos"/>
          <w:iCs/>
          <w:sz w:val="20"/>
          <w:szCs w:val="20"/>
          <w:lang w:val="en-GB"/>
        </w:rPr>
        <w:t xml:space="preserve">based relationship. </w:t>
      </w:r>
      <w:r w:rsidRPr="00AF2E6C" w:rsidR="00AF2E6C">
        <w:rPr>
          <w:rFonts w:ascii="Roboto" w:hAnsi="Roboto" w:eastAsia="Aptos"/>
          <w:iCs/>
          <w:sz w:val="20"/>
          <w:szCs w:val="20"/>
          <w:lang w:val="en-US"/>
        </w:rPr>
        <w:t xml:space="preserve">Key risks </w:t>
      </w:r>
      <w:r w:rsidRPr="00AF2E6C" w:rsidR="00AF2E6C">
        <w:rPr>
          <w:rFonts w:ascii="Roboto" w:hAnsi="Roboto" w:eastAsia="Aptos"/>
          <w:iCs/>
          <w:sz w:val="20"/>
          <w:szCs w:val="20"/>
          <w:lang w:val="en-US"/>
        </w:rPr>
        <w:t>include high turnover of key individuals (notably in waste picker cooperatives) and limited self</w:t>
      </w:r>
      <w:r w:rsidRPr="00AF2E6C" w:rsidR="00AF2E6C">
        <w:rPr>
          <w:rFonts w:ascii="Roboto" w:hAnsi="Roboto" w:eastAsia="Aptos"/>
          <w:iCs/>
          <w:sz w:val="20"/>
          <w:szCs w:val="20"/>
          <w:lang w:val="en-US"/>
        </w:rPr>
        <w:noBreakHyphen/>
      </w:r>
      <w:r w:rsidRPr="00AF2E6C" w:rsidR="00AF2E6C">
        <w:rPr>
          <w:rFonts w:ascii="Roboto" w:hAnsi="Roboto" w:eastAsia="Aptos"/>
          <w:iCs/>
          <w:sz w:val="20"/>
          <w:szCs w:val="20"/>
          <w:lang w:val="en-US"/>
        </w:rPr>
        <w:t>sufficiency, as noted by the MTE. Mitigation:</w:t>
      </w:r>
      <w:r w:rsidR="00AF2E6C">
        <w:rPr>
          <w:rFonts w:ascii="Roboto" w:hAnsi="Roboto" w:eastAsia="Aptos"/>
          <w:iCs/>
          <w:sz w:val="20"/>
          <w:szCs w:val="20"/>
          <w:lang w:val="en-US"/>
        </w:rPr>
        <w:t xml:space="preserve">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xml:space="preserve"> will embed succession planning in MBO governance policies, train multiple individuals per MBO, establish knowledge management systems, and apply a tailored approach based on each MBO's maturity level, </w:t>
      </w:r>
      <w:r w:rsidRPr="004B6688">
        <w:rPr>
          <w:rFonts w:ascii="Roboto" w:hAnsi="Roboto" w:eastAsia="Aptos"/>
          <w:iCs/>
          <w:sz w:val="20"/>
          <w:szCs w:val="20"/>
          <w:lang w:val="en-GB"/>
        </w:rPr>
        <w:t>with progressive reduction of direct financial support as organisations strengthen their own service delivery.</w:t>
      </w:r>
    </w:p>
    <w:p w:rsidRPr="00AD1CC1" w:rsidR="00AF2E6C" w:rsidP="00AD1CC1" w:rsidRDefault="00AF2E6C" w14:paraId="66802A96" w14:textId="77777777">
      <w:pPr>
        <w:jc w:val="both"/>
        <w:rPr>
          <w:rFonts w:ascii="Roboto" w:hAnsi="Roboto" w:eastAsia="Aptos"/>
          <w:iCs/>
          <w:sz w:val="20"/>
          <w:szCs w:val="20"/>
          <w:lang w:val="en-GB"/>
        </w:rPr>
      </w:pPr>
    </w:p>
    <w:p w:rsidR="00AD1CC1" w:rsidP="00AD1CC1" w:rsidRDefault="00AD1CC1" w14:paraId="22253AA1" w14:textId="2C57B39F">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2: </w:t>
      </w:r>
      <w:r w:rsidRPr="004B6688">
        <w:rPr>
          <w:rFonts w:ascii="Roboto" w:hAnsi="Roboto" w:eastAsia="Aptos"/>
          <w:iCs/>
          <w:sz w:val="20"/>
          <w:szCs w:val="20"/>
          <w:u w:val="single"/>
          <w:lang w:val="en-GB"/>
        </w:rPr>
        <w:t>Institutionalisation of inclusion (women and youth)</w:t>
      </w:r>
      <w:r w:rsidRPr="00AD1CC1">
        <w:rPr>
          <w:rFonts w:ascii="Roboto" w:hAnsi="Roboto" w:eastAsia="Aptos"/>
          <w:iCs/>
          <w:sz w:val="20"/>
          <w:szCs w:val="20"/>
          <w:lang w:val="en-GB"/>
        </w:rPr>
        <w:t xml:space="preserve">. MBOs are expected to move beyond isolated projects and adopt systemic, institutional approaches to gender and youth inclusion, transforming their governance structures and service delivery. Risks include structural barriers </w:t>
      </w:r>
      <w:r w:rsidR="004B6688">
        <w:rPr>
          <w:rFonts w:ascii="Roboto" w:hAnsi="Roboto" w:eastAsia="Aptos"/>
          <w:iCs/>
          <w:sz w:val="20"/>
          <w:szCs w:val="20"/>
          <w:lang w:val="en-GB"/>
        </w:rPr>
        <w:t>(</w:t>
      </w:r>
      <w:r w:rsidRPr="00AD1CC1">
        <w:rPr>
          <w:rFonts w:ascii="Roboto" w:hAnsi="Roboto" w:eastAsia="Aptos"/>
          <w:iCs/>
          <w:sz w:val="20"/>
          <w:szCs w:val="20"/>
          <w:lang w:val="en-GB"/>
        </w:rPr>
        <w:t>double workload, violence, low schooling, limited mobility</w:t>
      </w:r>
      <w:r w:rsidR="004B6688">
        <w:rPr>
          <w:rFonts w:ascii="Roboto" w:hAnsi="Roboto" w:eastAsia="Aptos"/>
          <w:iCs/>
          <w:sz w:val="20"/>
          <w:szCs w:val="20"/>
          <w:lang w:val="en-GB"/>
        </w:rPr>
        <w:t>)</w:t>
      </w:r>
      <w:r w:rsidRPr="00AD1CC1">
        <w:rPr>
          <w:rFonts w:ascii="Roboto" w:hAnsi="Roboto" w:eastAsia="Aptos"/>
          <w:iCs/>
          <w:sz w:val="20"/>
          <w:szCs w:val="20"/>
          <w:lang w:val="en-GB"/>
        </w:rPr>
        <w:t xml:space="preserve"> that limit participation, as well as persistent cultural and organisational barriers that diminish women's and youth's potential to contribute to cooperativism, as highlighted by the MTE. </w:t>
      </w:r>
      <w:r w:rsidRPr="004B6688">
        <w:rPr>
          <w:rFonts w:ascii="Roboto" w:hAnsi="Roboto" w:eastAsia="Aptos"/>
          <w:iCs/>
          <w:sz w:val="20"/>
          <w:szCs w:val="20"/>
          <w:lang w:val="en-GB"/>
        </w:rPr>
        <w:t>Mitigation measures include</w:t>
      </w:r>
      <w:r w:rsidRPr="00AD1CC1">
        <w:rPr>
          <w:rFonts w:ascii="Roboto" w:hAnsi="Roboto" w:eastAsia="Aptos"/>
          <w:iCs/>
          <w:sz w:val="20"/>
          <w:szCs w:val="20"/>
          <w:lang w:val="en-GB"/>
        </w:rPr>
        <w:t xml:space="preserve"> affirmative </w:t>
      </w:r>
      <w:proofErr w:type="spellStart"/>
      <w:r w:rsidRPr="00AD1CC1">
        <w:rPr>
          <w:rFonts w:ascii="Roboto" w:hAnsi="Roboto" w:eastAsia="Aptos"/>
          <w:iCs/>
          <w:sz w:val="20"/>
          <w:szCs w:val="20"/>
          <w:lang w:val="en-GB"/>
        </w:rPr>
        <w:t>actions</w:t>
      </w:r>
      <w:proofErr w:type="spellEnd"/>
      <w:r w:rsidRPr="00AD1CC1">
        <w:rPr>
          <w:rFonts w:ascii="Roboto" w:hAnsi="Roboto" w:eastAsia="Aptos"/>
          <w:iCs/>
          <w:sz w:val="20"/>
          <w:szCs w:val="20"/>
          <w:lang w:val="en-GB"/>
        </w:rPr>
        <w:t xml:space="preserve"> </w:t>
      </w:r>
      <w:r w:rsidR="004B6688">
        <w:rPr>
          <w:rFonts w:ascii="Roboto" w:hAnsi="Roboto" w:eastAsia="Aptos"/>
          <w:iCs/>
          <w:sz w:val="20"/>
          <w:szCs w:val="20"/>
          <w:lang w:val="en-GB"/>
        </w:rPr>
        <w:t xml:space="preserve">such as </w:t>
      </w:r>
      <w:r w:rsidRPr="00AD1CC1">
        <w:rPr>
          <w:rFonts w:ascii="Roboto" w:hAnsi="Roboto" w:eastAsia="Aptos"/>
          <w:iCs/>
          <w:sz w:val="20"/>
          <w:szCs w:val="20"/>
          <w:lang w:val="en-GB"/>
        </w:rPr>
        <w:t>accessible schedules, transport support, childcare at events and safe spaces for women in waste picker cooperatives, combined with dedicated leadership programmes for women and youth, awareness campaigns to address sexism and resistance to female leadership, and the separate tracking of disaggregated indicators.</w:t>
      </w:r>
    </w:p>
    <w:p w:rsidRPr="00AD1CC1" w:rsidR="00AF2E6C" w:rsidP="00AD1CC1" w:rsidRDefault="00AF2E6C" w14:paraId="5F208E60" w14:textId="77777777">
      <w:pPr>
        <w:jc w:val="both"/>
        <w:rPr>
          <w:rFonts w:ascii="Roboto" w:hAnsi="Roboto" w:eastAsia="Aptos"/>
          <w:iCs/>
          <w:sz w:val="20"/>
          <w:szCs w:val="20"/>
          <w:lang w:val="en-GB"/>
        </w:rPr>
      </w:pPr>
    </w:p>
    <w:p w:rsidR="00AD1CC1" w:rsidP="00AD1CC1" w:rsidRDefault="00AD1CC1" w14:paraId="0946E85E" w14:textId="44069CF0">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3: </w:t>
      </w:r>
      <w:r w:rsidRPr="004B6688">
        <w:rPr>
          <w:rFonts w:ascii="Roboto" w:hAnsi="Roboto" w:eastAsia="Aptos"/>
          <w:iCs/>
          <w:sz w:val="20"/>
          <w:szCs w:val="20"/>
          <w:u w:val="single"/>
          <w:lang w:val="en-GB"/>
        </w:rPr>
        <w:t>Co-creation and equal partnerships</w:t>
      </w:r>
      <w:r w:rsidRPr="00AD1CC1">
        <w:rPr>
          <w:rFonts w:ascii="Roboto" w:hAnsi="Roboto" w:eastAsia="Aptos"/>
          <w:iCs/>
          <w:sz w:val="20"/>
          <w:szCs w:val="20"/>
          <w:lang w:val="en-GB"/>
        </w:rPr>
        <w:t xml:space="preserve">. MBOs and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xml:space="preserve"> are expected to maintain a balanced, transparent and mutually accountable relationship, grounded in mutual trust and respect. The main risk is that power imbalances</w:t>
      </w:r>
      <w:r w:rsidR="004B6688">
        <w:rPr>
          <w:rFonts w:ascii="Roboto" w:hAnsi="Roboto" w:eastAsia="Aptos"/>
          <w:iCs/>
          <w:sz w:val="20"/>
          <w:szCs w:val="20"/>
          <w:lang w:val="en-GB"/>
        </w:rPr>
        <w:t xml:space="preserve"> </w:t>
      </w:r>
      <w:r w:rsidRPr="004B6688" w:rsidR="004B6688">
        <w:rPr>
          <w:rFonts w:ascii="Roboto" w:hAnsi="Roboto" w:eastAsia="Aptos"/>
          <w:iCs/>
          <w:sz w:val="20"/>
          <w:szCs w:val="20"/>
          <w:lang w:val="en-US"/>
        </w:rPr>
        <w:t>due to funding dependency</w:t>
      </w:r>
      <w:r w:rsidRPr="00AD1CC1">
        <w:rPr>
          <w:rFonts w:ascii="Roboto" w:hAnsi="Roboto" w:eastAsia="Aptos"/>
          <w:iCs/>
          <w:sz w:val="20"/>
          <w:szCs w:val="20"/>
          <w:lang w:val="en-GB"/>
        </w:rPr>
        <w:t xml:space="preserve">. To mitigate,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xml:space="preserve"> will apply its Seven Partnership Commitments from the co</w:t>
      </w:r>
      <w:r w:rsidRPr="00AD1CC1">
        <w:rPr>
          <w:rFonts w:ascii="Roboto" w:hAnsi="Roboto" w:eastAsia="Aptos"/>
          <w:iCs/>
          <w:sz w:val="20"/>
          <w:szCs w:val="20"/>
          <w:lang w:val="en-GB"/>
        </w:rPr>
        <w:noBreakHyphen/>
      </w:r>
      <w:r w:rsidRPr="00AD1CC1">
        <w:rPr>
          <w:rFonts w:ascii="Roboto" w:hAnsi="Roboto" w:eastAsia="Aptos"/>
          <w:iCs/>
          <w:sz w:val="20"/>
          <w:szCs w:val="20"/>
          <w:lang w:val="en-GB"/>
        </w:rPr>
        <w:t>creation phase onward, use participatory SPIDER assessments to define joint priorities, ensure transparent communication of funding allocations, and maintain its role as facilitator, while ensuring that co</w:t>
      </w:r>
      <w:r w:rsidRPr="00AD1CC1">
        <w:rPr>
          <w:rFonts w:ascii="Roboto" w:hAnsi="Roboto" w:eastAsia="Aptos"/>
          <w:iCs/>
          <w:sz w:val="20"/>
          <w:szCs w:val="20"/>
          <w:lang w:val="en-GB"/>
        </w:rPr>
        <w:noBreakHyphen/>
      </w:r>
      <w:r w:rsidRPr="00AD1CC1">
        <w:rPr>
          <w:rFonts w:ascii="Roboto" w:hAnsi="Roboto" w:eastAsia="Aptos"/>
          <w:iCs/>
          <w:sz w:val="20"/>
          <w:szCs w:val="20"/>
          <w:lang w:val="en-GB"/>
        </w:rPr>
        <w:t>financing models reinforce mutual accountability.</w:t>
      </w:r>
    </w:p>
    <w:p w:rsidRPr="00AD1CC1" w:rsidR="004B6688" w:rsidP="00AD1CC1" w:rsidRDefault="004B6688" w14:paraId="06AB83AC" w14:textId="77777777">
      <w:pPr>
        <w:jc w:val="both"/>
        <w:rPr>
          <w:rFonts w:ascii="Roboto" w:hAnsi="Roboto" w:eastAsia="Aptos"/>
          <w:iCs/>
          <w:sz w:val="20"/>
          <w:szCs w:val="20"/>
          <w:lang w:val="en-GB"/>
        </w:rPr>
      </w:pPr>
    </w:p>
    <w:p w:rsidR="00AD1CC1" w:rsidP="00AD1CC1" w:rsidRDefault="00AD1CC1" w14:paraId="004D0245" w14:textId="53BE765F">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4: </w:t>
      </w:r>
      <w:r w:rsidRPr="001000A7">
        <w:rPr>
          <w:rFonts w:ascii="Roboto" w:hAnsi="Roboto" w:eastAsia="Aptos"/>
          <w:iCs/>
          <w:sz w:val="20"/>
          <w:szCs w:val="20"/>
          <w:u w:val="single"/>
          <w:lang w:val="en-GB"/>
        </w:rPr>
        <w:t>Public-private-academic partnerships are viable and sustained</w:t>
      </w:r>
      <w:r w:rsidRPr="00AD1CC1">
        <w:rPr>
          <w:rFonts w:ascii="Roboto" w:hAnsi="Roboto" w:eastAsia="Aptos"/>
          <w:iCs/>
          <w:sz w:val="20"/>
          <w:szCs w:val="20"/>
          <w:lang w:val="en-GB"/>
        </w:rPr>
        <w:t>. The multi</w:t>
      </w:r>
      <w:r w:rsidRPr="00AD1CC1">
        <w:rPr>
          <w:rFonts w:ascii="Roboto" w:hAnsi="Roboto" w:eastAsia="Aptos"/>
          <w:iCs/>
          <w:sz w:val="20"/>
          <w:szCs w:val="20"/>
          <w:lang w:val="en-GB"/>
        </w:rPr>
        <w:noBreakHyphen/>
      </w:r>
      <w:r w:rsidRPr="00AD1CC1">
        <w:rPr>
          <w:rFonts w:ascii="Roboto" w:hAnsi="Roboto" w:eastAsia="Aptos"/>
          <w:iCs/>
          <w:sz w:val="20"/>
          <w:szCs w:val="20"/>
          <w:lang w:val="en-GB"/>
        </w:rPr>
        <w:t xml:space="preserve">stakeholder ecosystem is expected to remain willing and able to collaborate with MBOs on shared agendas such as bioeconomy, circular economy, climate and food systems. Risks include budget cuts or regulatory changes affecting public policies </w:t>
      </w:r>
      <w:r w:rsidR="001000A7">
        <w:rPr>
          <w:rFonts w:ascii="Roboto" w:hAnsi="Roboto" w:eastAsia="Aptos"/>
          <w:iCs/>
          <w:sz w:val="20"/>
          <w:szCs w:val="20"/>
          <w:lang w:val="en-GB"/>
        </w:rPr>
        <w:t>(</w:t>
      </w:r>
      <w:r w:rsidRPr="00AD1CC1">
        <w:rPr>
          <w:rFonts w:ascii="Roboto" w:hAnsi="Roboto" w:eastAsia="Aptos"/>
          <w:iCs/>
          <w:sz w:val="20"/>
          <w:szCs w:val="20"/>
          <w:lang w:val="en-GB"/>
        </w:rPr>
        <w:t>PNAE, PAA and PNRS</w:t>
      </w:r>
      <w:r w:rsidR="001000A7">
        <w:rPr>
          <w:rFonts w:ascii="Roboto" w:hAnsi="Roboto" w:eastAsia="Aptos"/>
          <w:iCs/>
          <w:sz w:val="20"/>
          <w:szCs w:val="20"/>
          <w:lang w:val="en-GB"/>
        </w:rPr>
        <w:t>)</w:t>
      </w:r>
      <w:r w:rsidRPr="00AD1CC1">
        <w:rPr>
          <w:rFonts w:ascii="Roboto" w:hAnsi="Roboto" w:eastAsia="Aptos"/>
          <w:iCs/>
          <w:sz w:val="20"/>
          <w:szCs w:val="20"/>
          <w:lang w:val="en-GB"/>
        </w:rPr>
        <w:t xml:space="preserve"> due to political shifts. Mitigation measures include advocating for policy continuity through UNICOPAS and MBO networks, supporting MBOs to diversify income sources, engaging multiple government levels, and leveraging existing successful partnerships as models for expansion.</w:t>
      </w:r>
    </w:p>
    <w:p w:rsidRPr="00AD1CC1" w:rsidR="001000A7" w:rsidP="00AD1CC1" w:rsidRDefault="001000A7" w14:paraId="6DD94A5C" w14:textId="77777777">
      <w:pPr>
        <w:jc w:val="both"/>
        <w:rPr>
          <w:rFonts w:ascii="Roboto" w:hAnsi="Roboto" w:eastAsia="Aptos"/>
          <w:iCs/>
          <w:sz w:val="20"/>
          <w:szCs w:val="20"/>
          <w:lang w:val="en-GB"/>
        </w:rPr>
      </w:pPr>
    </w:p>
    <w:p w:rsidRPr="004A7949" w:rsidR="00AD1CC1" w:rsidP="00AD1CC1" w:rsidRDefault="00AD1CC1" w14:paraId="255CB350" w14:textId="4CD05021">
      <w:pPr>
        <w:jc w:val="both"/>
        <w:rPr>
          <w:rFonts w:ascii="Roboto" w:hAnsi="Roboto" w:eastAsia="Aptos"/>
          <w:iCs/>
          <w:sz w:val="20"/>
          <w:szCs w:val="20"/>
          <w:lang w:val="en-US"/>
        </w:rPr>
      </w:pPr>
      <w:r w:rsidRPr="00AD1CC1">
        <w:rPr>
          <w:rFonts w:ascii="Roboto" w:hAnsi="Roboto" w:eastAsia="Aptos"/>
          <w:iCs/>
          <w:sz w:val="20"/>
          <w:szCs w:val="20"/>
          <w:lang w:val="en-GB"/>
        </w:rPr>
        <w:t xml:space="preserve">Assumption 5: </w:t>
      </w:r>
      <w:r w:rsidRPr="001000A7">
        <w:rPr>
          <w:rFonts w:ascii="Roboto" w:hAnsi="Roboto" w:eastAsia="Aptos"/>
          <w:iCs/>
          <w:sz w:val="20"/>
          <w:szCs w:val="20"/>
          <w:u w:val="single"/>
          <w:lang w:val="en-GB"/>
        </w:rPr>
        <w:t>Climate and environmental conditions do not catastrophically disrupt operations</w:t>
      </w:r>
      <w:r w:rsidRPr="00AD1CC1">
        <w:rPr>
          <w:rFonts w:ascii="Roboto" w:hAnsi="Roboto" w:eastAsia="Aptos"/>
          <w:iCs/>
          <w:sz w:val="20"/>
          <w:szCs w:val="20"/>
          <w:lang w:val="en-GB"/>
        </w:rPr>
        <w:t>. While climate variability is expected, extreme events such as large</w:t>
      </w:r>
      <w:r w:rsidRPr="00AD1CC1">
        <w:rPr>
          <w:rFonts w:ascii="Roboto" w:hAnsi="Roboto" w:eastAsia="Aptos"/>
          <w:iCs/>
          <w:sz w:val="20"/>
          <w:szCs w:val="20"/>
          <w:lang w:val="en-GB"/>
        </w:rPr>
        <w:noBreakHyphen/>
      </w:r>
      <w:r w:rsidRPr="00AD1CC1">
        <w:rPr>
          <w:rFonts w:ascii="Roboto" w:hAnsi="Roboto" w:eastAsia="Aptos"/>
          <w:iCs/>
          <w:sz w:val="20"/>
          <w:szCs w:val="20"/>
          <w:lang w:val="en-GB"/>
        </w:rPr>
        <w:t xml:space="preserve">scale floods, droughts and fires are not assumed to completely undermine MBO operations or programme infrastructure. Risks include loss of crops, recycling stock, infrastructure and displacement of members. The MTE noted that in areas where deforestation has reached more than 80% of the Amazon rainforest, training alone is </w:t>
      </w:r>
      <w:r w:rsidRPr="00AD1CC1" w:rsidR="00621C98">
        <w:rPr>
          <w:rFonts w:ascii="Roboto" w:hAnsi="Roboto" w:eastAsia="Aptos"/>
          <w:iCs/>
          <w:sz w:val="20"/>
          <w:szCs w:val="20"/>
          <w:lang w:val="en-GB"/>
        </w:rPr>
        <w:t>insufficient,</w:t>
      </w:r>
      <w:r w:rsidRPr="00AD1CC1">
        <w:rPr>
          <w:rFonts w:ascii="Roboto" w:hAnsi="Roboto" w:eastAsia="Aptos"/>
          <w:iCs/>
          <w:sz w:val="20"/>
          <w:szCs w:val="20"/>
          <w:lang w:val="en-GB"/>
        </w:rPr>
        <w:t xml:space="preserve"> and restoration projects are needed. To mitigate,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xml:space="preserve"> will develop contingency plans with </w:t>
      </w:r>
      <w:r w:rsidR="004A7949">
        <w:rPr>
          <w:rFonts w:ascii="Roboto" w:hAnsi="Roboto" w:eastAsia="Aptos"/>
          <w:iCs/>
          <w:sz w:val="20"/>
          <w:szCs w:val="20"/>
          <w:lang w:val="en-GB"/>
        </w:rPr>
        <w:t xml:space="preserve">the </w:t>
      </w:r>
      <w:r w:rsidRPr="00AD1CC1">
        <w:rPr>
          <w:rFonts w:ascii="Roboto" w:hAnsi="Roboto" w:eastAsia="Aptos"/>
          <w:iCs/>
          <w:sz w:val="20"/>
          <w:szCs w:val="20"/>
          <w:lang w:val="en-GB"/>
        </w:rPr>
        <w:t>MBO</w:t>
      </w:r>
      <w:r w:rsidR="004A7949">
        <w:rPr>
          <w:rFonts w:ascii="Roboto" w:hAnsi="Roboto" w:eastAsia="Aptos"/>
          <w:iCs/>
          <w:sz w:val="20"/>
          <w:szCs w:val="20"/>
          <w:lang w:val="en-GB"/>
        </w:rPr>
        <w:t>s</w:t>
      </w:r>
      <w:r w:rsidRPr="00AD1CC1">
        <w:rPr>
          <w:rFonts w:ascii="Roboto" w:hAnsi="Roboto" w:eastAsia="Aptos"/>
          <w:iCs/>
          <w:sz w:val="20"/>
          <w:szCs w:val="20"/>
          <w:lang w:val="en-GB"/>
        </w:rPr>
        <w:t xml:space="preserve">, diversify storage and logistics to reduce single points of failure, establish early warning systems and emergency protocols, integrate restoration initiatives into the climate strategy </w:t>
      </w:r>
      <w:r w:rsidR="004A7949">
        <w:rPr>
          <w:rFonts w:ascii="Roboto" w:hAnsi="Roboto" w:eastAsia="Aptos"/>
          <w:iCs/>
          <w:sz w:val="20"/>
          <w:szCs w:val="20"/>
          <w:lang w:val="en-GB"/>
        </w:rPr>
        <w:t>(</w:t>
      </w:r>
      <w:r w:rsidRPr="00AD1CC1">
        <w:rPr>
          <w:rFonts w:ascii="Roboto" w:hAnsi="Roboto" w:eastAsia="Aptos"/>
          <w:iCs/>
          <w:sz w:val="20"/>
          <w:szCs w:val="20"/>
          <w:lang w:val="en-GB"/>
        </w:rPr>
        <w:t>UNICAFES Rondônia and Pará</w:t>
      </w:r>
      <w:r w:rsidR="004A7949">
        <w:rPr>
          <w:rFonts w:ascii="Roboto" w:hAnsi="Roboto" w:eastAsia="Aptos"/>
          <w:iCs/>
          <w:sz w:val="20"/>
          <w:szCs w:val="20"/>
          <w:lang w:val="en-GB"/>
        </w:rPr>
        <w:t xml:space="preserve">) </w:t>
      </w:r>
      <w:r w:rsidRPr="004A7949" w:rsidR="004A7949">
        <w:rPr>
          <w:rFonts w:ascii="Roboto" w:hAnsi="Roboto" w:eastAsia="Aptos"/>
          <w:iCs/>
          <w:sz w:val="20"/>
          <w:szCs w:val="20"/>
          <w:lang w:val="en-US"/>
        </w:rPr>
        <w:t xml:space="preserve">with </w:t>
      </w:r>
      <w:proofErr w:type="spellStart"/>
      <w:r w:rsidRPr="004A7949" w:rsidR="004A7949">
        <w:rPr>
          <w:rFonts w:ascii="Roboto" w:hAnsi="Roboto" w:eastAsia="Aptos"/>
          <w:iCs/>
          <w:sz w:val="20"/>
          <w:szCs w:val="20"/>
          <w:lang w:val="en-US"/>
        </w:rPr>
        <w:t>specialised</w:t>
      </w:r>
      <w:proofErr w:type="spellEnd"/>
      <w:r w:rsidRPr="004A7949" w:rsidR="004A7949">
        <w:rPr>
          <w:rFonts w:ascii="Roboto" w:hAnsi="Roboto" w:eastAsia="Aptos"/>
          <w:iCs/>
          <w:sz w:val="20"/>
          <w:szCs w:val="20"/>
          <w:lang w:val="en-US"/>
        </w:rPr>
        <w:t xml:space="preserve"> partners.</w:t>
      </w:r>
    </w:p>
    <w:p w:rsidRPr="00AD1CC1" w:rsidR="001000A7" w:rsidP="00AD1CC1" w:rsidRDefault="001000A7" w14:paraId="6A403ACC" w14:textId="77777777">
      <w:pPr>
        <w:jc w:val="both"/>
        <w:rPr>
          <w:rFonts w:ascii="Roboto" w:hAnsi="Roboto" w:eastAsia="Aptos"/>
          <w:iCs/>
          <w:sz w:val="20"/>
          <w:szCs w:val="20"/>
          <w:lang w:val="en-GB"/>
        </w:rPr>
      </w:pPr>
    </w:p>
    <w:p w:rsidR="00AD1CC1" w:rsidP="00AD1CC1" w:rsidRDefault="00AD1CC1" w14:paraId="7057B7E9" w14:textId="36B95C78">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6: </w:t>
      </w:r>
      <w:r w:rsidRPr="004A7949">
        <w:rPr>
          <w:rFonts w:ascii="Roboto" w:hAnsi="Roboto" w:eastAsia="Aptos"/>
          <w:iCs/>
          <w:sz w:val="20"/>
          <w:szCs w:val="20"/>
          <w:u w:val="single"/>
          <w:lang w:val="en-GB"/>
        </w:rPr>
        <w:t>AI and digital transformation do not deepen exclusion</w:t>
      </w:r>
      <w:r w:rsidRPr="00AD1CC1">
        <w:rPr>
          <w:rFonts w:ascii="Roboto" w:hAnsi="Roboto" w:eastAsia="Aptos"/>
          <w:iCs/>
          <w:sz w:val="20"/>
          <w:szCs w:val="20"/>
          <w:lang w:val="en-GB"/>
        </w:rPr>
        <w:t>. Digital and AI tools are expected to be introduced in ways that include, vulnerable groups such as rural Amazonian producers, waste pickers, urban youth and elderly members. Risks include lack of digital literacy and infrastructure, which excludes women, elderly, remote members and waste pickers with low schooling levels. Mitigation measures include integrating digital literacy programmes into capacity building, using simple low</w:t>
      </w:r>
      <w:r w:rsidRPr="00AD1CC1">
        <w:rPr>
          <w:rFonts w:ascii="Roboto" w:hAnsi="Roboto" w:eastAsia="Aptos"/>
          <w:iCs/>
          <w:sz w:val="20"/>
          <w:szCs w:val="20"/>
          <w:lang w:val="en-GB"/>
        </w:rPr>
        <w:noBreakHyphen/>
      </w:r>
      <w:r w:rsidRPr="00AD1CC1">
        <w:rPr>
          <w:rFonts w:ascii="Roboto" w:hAnsi="Roboto" w:eastAsia="Aptos"/>
          <w:iCs/>
          <w:sz w:val="20"/>
          <w:szCs w:val="20"/>
          <w:lang w:val="en-GB"/>
        </w:rPr>
        <w:t>bandwidth tools such as WhatsApp and voice messages for initial phases, promoting peer</w:t>
      </w:r>
      <w:r w:rsidRPr="00AD1CC1">
        <w:rPr>
          <w:rFonts w:ascii="Roboto" w:hAnsi="Roboto" w:eastAsia="Aptos"/>
          <w:iCs/>
          <w:sz w:val="20"/>
          <w:szCs w:val="20"/>
          <w:lang w:val="en-GB"/>
        </w:rPr>
        <w:noBreakHyphen/>
      </w:r>
      <w:r w:rsidRPr="00AD1CC1">
        <w:rPr>
          <w:rFonts w:ascii="Roboto" w:hAnsi="Roboto" w:eastAsia="Aptos"/>
          <w:iCs/>
          <w:sz w:val="20"/>
          <w:szCs w:val="20"/>
          <w:lang w:val="en-GB"/>
        </w:rPr>
        <w:t>to</w:t>
      </w:r>
      <w:r w:rsidRPr="00AD1CC1">
        <w:rPr>
          <w:rFonts w:ascii="Roboto" w:hAnsi="Roboto" w:eastAsia="Aptos"/>
          <w:iCs/>
          <w:sz w:val="20"/>
          <w:szCs w:val="20"/>
          <w:lang w:val="en-GB"/>
        </w:rPr>
        <w:noBreakHyphen/>
      </w:r>
      <w:r w:rsidRPr="00AD1CC1">
        <w:rPr>
          <w:rFonts w:ascii="Roboto" w:hAnsi="Roboto" w:eastAsia="Aptos"/>
          <w:iCs/>
          <w:sz w:val="20"/>
          <w:szCs w:val="20"/>
          <w:lang w:val="en-GB"/>
        </w:rPr>
        <w:t>peer digital mentoring, providing training for new skills, and advocating for social safeguards.</w:t>
      </w:r>
    </w:p>
    <w:p w:rsidRPr="00AD1CC1" w:rsidR="001000A7" w:rsidP="00AD1CC1" w:rsidRDefault="001000A7" w14:paraId="0CFB3835" w14:textId="77777777">
      <w:pPr>
        <w:jc w:val="both"/>
        <w:rPr>
          <w:rFonts w:ascii="Roboto" w:hAnsi="Roboto" w:eastAsia="Aptos"/>
          <w:iCs/>
          <w:sz w:val="20"/>
          <w:szCs w:val="20"/>
          <w:lang w:val="en-GB"/>
        </w:rPr>
      </w:pPr>
    </w:p>
    <w:p w:rsidR="00AD1CC1" w:rsidP="00AD1CC1" w:rsidRDefault="00AD1CC1" w14:paraId="43410B98" w14:textId="612454F7">
      <w:pPr>
        <w:jc w:val="both"/>
        <w:rPr>
          <w:rFonts w:ascii="Roboto" w:hAnsi="Roboto" w:eastAsia="Aptos"/>
          <w:iCs/>
          <w:sz w:val="20"/>
          <w:szCs w:val="20"/>
          <w:lang w:val="en-GB"/>
        </w:rPr>
      </w:pPr>
      <w:r w:rsidRPr="00AD1CC1">
        <w:rPr>
          <w:rFonts w:ascii="Roboto" w:hAnsi="Roboto" w:eastAsia="Aptos"/>
          <w:iCs/>
          <w:sz w:val="20"/>
          <w:szCs w:val="20"/>
          <w:lang w:val="en-GB"/>
        </w:rPr>
        <w:t xml:space="preserve">Assumption 7: </w:t>
      </w:r>
      <w:r w:rsidRPr="00621C98">
        <w:rPr>
          <w:rFonts w:ascii="Roboto" w:hAnsi="Roboto" w:eastAsia="Aptos"/>
          <w:iCs/>
          <w:sz w:val="20"/>
          <w:szCs w:val="20"/>
          <w:u w:val="single"/>
          <w:lang w:val="en-GB"/>
        </w:rPr>
        <w:t>Financial sustainability and resource mobilisation</w:t>
      </w:r>
      <w:r w:rsidRPr="00AD1CC1">
        <w:rPr>
          <w:rFonts w:ascii="Roboto" w:hAnsi="Roboto" w:eastAsia="Aptos"/>
          <w:iCs/>
          <w:sz w:val="20"/>
          <w:szCs w:val="20"/>
          <w:lang w:val="en-GB"/>
        </w:rPr>
        <w:t>. MBOs are expected to progressively reduce dependency on DGD funding and develop diversified, sustainable revenue streams. Risks include continued reliance on external project funding</w:t>
      </w:r>
      <w:r w:rsidRPr="00621C98" w:rsidR="00621C98">
        <w:rPr>
          <w:rFonts w:ascii="Roboto" w:hAnsi="Roboto" w:eastAsia="Aptos"/>
          <w:iCs/>
          <w:sz w:val="20"/>
          <w:szCs w:val="20"/>
          <w:lang w:val="en-US"/>
        </w:rPr>
        <w:t>; less than half of affiliated cooperatives paid monthly fees to UNICAFES Nacional (MTE)</w:t>
      </w:r>
      <w:r w:rsidRPr="00AD1CC1">
        <w:rPr>
          <w:rFonts w:ascii="Roboto" w:hAnsi="Roboto" w:eastAsia="Aptos"/>
          <w:iCs/>
          <w:sz w:val="20"/>
          <w:szCs w:val="20"/>
          <w:lang w:val="en-GB"/>
        </w:rPr>
        <w:t xml:space="preserve">. To mitigate, </w:t>
      </w:r>
      <w:proofErr w:type="spellStart"/>
      <w:r w:rsidRPr="00AD1CC1">
        <w:rPr>
          <w:rFonts w:ascii="Roboto" w:hAnsi="Roboto" w:eastAsia="Aptos"/>
          <w:iCs/>
          <w:sz w:val="20"/>
          <w:szCs w:val="20"/>
          <w:lang w:val="en-GB"/>
        </w:rPr>
        <w:t>Trias</w:t>
      </w:r>
      <w:proofErr w:type="spellEnd"/>
      <w:r w:rsidRPr="00AD1CC1">
        <w:rPr>
          <w:rFonts w:ascii="Roboto" w:hAnsi="Roboto" w:eastAsia="Aptos"/>
          <w:iCs/>
          <w:sz w:val="20"/>
          <w:szCs w:val="20"/>
          <w:lang w:val="en-GB"/>
        </w:rPr>
        <w:t xml:space="preserve"> will focus on strengthening service delivery as a revenue source, support the development of new business models, link to blended finance mechanisms, </w:t>
      </w:r>
      <w:r w:rsidRPr="00621C98" w:rsidR="00621C98">
        <w:rPr>
          <w:rFonts w:ascii="Roboto" w:hAnsi="Roboto" w:eastAsia="Aptos"/>
          <w:iCs/>
          <w:sz w:val="20"/>
          <w:szCs w:val="20"/>
          <w:lang w:val="en-US"/>
        </w:rPr>
        <w:t xml:space="preserve">improve </w:t>
      </w:r>
      <w:r w:rsidRPr="00621C98" w:rsidR="00621C98">
        <w:rPr>
          <w:rFonts w:ascii="Roboto" w:hAnsi="Roboto" w:eastAsia="Aptos"/>
          <w:iCs/>
          <w:sz w:val="20"/>
          <w:szCs w:val="20"/>
          <w:lang w:val="en-US"/>
        </w:rPr>
        <w:t>fee collection through transparent communication of member value</w:t>
      </w:r>
      <w:r w:rsidRPr="00AD1CC1">
        <w:rPr>
          <w:rFonts w:ascii="Roboto" w:hAnsi="Roboto" w:eastAsia="Aptos"/>
          <w:iCs/>
          <w:sz w:val="20"/>
          <w:szCs w:val="20"/>
          <w:lang w:val="en-GB"/>
        </w:rPr>
        <w:t>, and develop service packages that members perceive as valuable enough to pay for.</w:t>
      </w:r>
    </w:p>
    <w:p w:rsidR="00426AD4" w:rsidP="00AD1CC1" w:rsidRDefault="00426AD4" w14:paraId="79481DFE" w14:textId="77777777">
      <w:pPr>
        <w:jc w:val="both"/>
        <w:rPr>
          <w:rFonts w:ascii="Roboto" w:hAnsi="Roboto" w:eastAsia="Aptos"/>
          <w:iCs/>
          <w:sz w:val="20"/>
          <w:szCs w:val="20"/>
          <w:lang w:val="en-GB"/>
        </w:rPr>
      </w:pPr>
    </w:p>
    <w:p w:rsidRPr="00AD1CC1" w:rsidR="00426AD4" w:rsidP="00AD1CC1" w:rsidRDefault="00426AD4" w14:paraId="2B362D84" w14:textId="50D44BA3">
      <w:pPr>
        <w:jc w:val="both"/>
        <w:rPr>
          <w:rFonts w:ascii="Roboto" w:hAnsi="Roboto" w:eastAsia="Aptos"/>
          <w:iCs/>
          <w:sz w:val="20"/>
          <w:szCs w:val="20"/>
          <w:lang w:val="en-GB"/>
        </w:rPr>
      </w:pPr>
      <w:proofErr w:type="spellStart"/>
      <w:r w:rsidRPr="00426AD4">
        <w:rPr>
          <w:rFonts w:ascii="Roboto" w:hAnsi="Roboto" w:eastAsia="Aptos"/>
          <w:iCs/>
          <w:sz w:val="20"/>
          <w:szCs w:val="20"/>
          <w:lang w:val="en-GB"/>
        </w:rPr>
        <w:t>These</w:t>
      </w:r>
      <w:proofErr w:type="spellEnd"/>
      <w:r w:rsidRPr="00426AD4">
        <w:rPr>
          <w:rFonts w:ascii="Roboto" w:hAnsi="Roboto" w:eastAsia="Aptos"/>
          <w:iCs/>
          <w:sz w:val="20"/>
          <w:szCs w:val="20"/>
          <w:lang w:val="en-GB"/>
        </w:rPr>
        <w:t xml:space="preserve"> assumptions will be reviewed annually through participatory SPIDER assessments and multi-stakeholder reflection workshops. When assumptions prove invalid or the context shifts significantly, the programme will adapt its </w:t>
      </w:r>
      <w:proofErr w:type="gramStart"/>
      <w:r w:rsidRPr="00426AD4">
        <w:rPr>
          <w:rFonts w:ascii="Roboto" w:hAnsi="Roboto" w:eastAsia="Aptos"/>
          <w:iCs/>
          <w:sz w:val="20"/>
          <w:szCs w:val="20"/>
          <w:lang w:val="en-GB"/>
        </w:rPr>
        <w:t>strategy</w:t>
      </w:r>
      <w:proofErr w:type="gramEnd"/>
      <w:r w:rsidRPr="00426AD4">
        <w:rPr>
          <w:rFonts w:ascii="Roboto" w:hAnsi="Roboto" w:eastAsia="Aptos"/>
          <w:iCs/>
          <w:sz w:val="20"/>
          <w:szCs w:val="20"/>
          <w:lang w:val="en-GB"/>
        </w:rPr>
        <w:t xml:space="preserve"> accordingly, ensuring that the Theory of Change remains a living framework for </w:t>
      </w:r>
      <w:proofErr w:type="spellStart"/>
      <w:r w:rsidRPr="00426AD4">
        <w:rPr>
          <w:rFonts w:ascii="Roboto" w:hAnsi="Roboto" w:eastAsia="Aptos"/>
          <w:iCs/>
          <w:sz w:val="20"/>
          <w:szCs w:val="20"/>
          <w:lang w:val="en-GB"/>
        </w:rPr>
        <w:t>adaptive</w:t>
      </w:r>
      <w:proofErr w:type="spellEnd"/>
      <w:r w:rsidRPr="00426AD4">
        <w:rPr>
          <w:rFonts w:ascii="Roboto" w:hAnsi="Roboto" w:eastAsia="Aptos"/>
          <w:iCs/>
          <w:sz w:val="20"/>
          <w:szCs w:val="20"/>
          <w:lang w:val="en-GB"/>
        </w:rPr>
        <w:t xml:space="preserve"> management.</w:t>
      </w:r>
    </w:p>
    <w:p w:rsidRPr="00602E43" w:rsidR="002C27FC" w:rsidP="00906BD2" w:rsidRDefault="008D790D" w14:paraId="4646F714" w14:textId="5FF1A161">
      <w:pPr>
        <w:pStyle w:val="Ttulo1"/>
        <w:numPr>
          <w:ilvl w:val="0"/>
          <w:numId w:val="4"/>
        </w:numPr>
        <w:ind w:left="284"/>
        <w:rPr>
          <w:rFonts w:ascii="Roboto" w:hAnsi="Roboto" w:eastAsia="Times New Roman"/>
          <w:sz w:val="24"/>
          <w:szCs w:val="24"/>
          <w:lang w:val="en-US"/>
        </w:rPr>
      </w:pPr>
      <w:r w:rsidRPr="00602E43">
        <w:rPr>
          <w:rFonts w:ascii="Roboto" w:hAnsi="Roboto" w:eastAsia="Times New Roman"/>
          <w:sz w:val="24"/>
          <w:szCs w:val="24"/>
          <w:lang w:val="en-US"/>
        </w:rPr>
        <w:t xml:space="preserve">Joining forces </w:t>
      </w:r>
      <w:r w:rsidRPr="00602E43" w:rsidR="00D015A6">
        <w:rPr>
          <w:rFonts w:ascii="Roboto" w:hAnsi="Roboto" w:eastAsia="Times New Roman"/>
          <w:sz w:val="24"/>
          <w:szCs w:val="24"/>
          <w:lang w:val="en-US"/>
        </w:rPr>
        <w:t>in Brazil</w:t>
      </w:r>
      <w:r w:rsidRPr="00602E43" w:rsidR="00D015A6">
        <w:rPr>
          <w:rFonts w:ascii="Roboto" w:hAnsi="Roboto" w:eastAsia="Times New Roman"/>
          <w:color w:val="0070C0"/>
          <w:sz w:val="24"/>
          <w:szCs w:val="24"/>
          <w:lang w:val="en-US"/>
        </w:rPr>
        <w:t xml:space="preserve"> </w:t>
      </w:r>
      <w:r w:rsidRPr="00602E43" w:rsidR="00C50340">
        <w:rPr>
          <w:rFonts w:ascii="Roboto" w:hAnsi="Roboto" w:eastAsia="Times New Roman"/>
          <w:sz w:val="24"/>
          <w:szCs w:val="24"/>
          <w:lang w:val="en-US"/>
        </w:rPr>
        <w:t>to render the entrepreneurial ecosystem</w:t>
      </w:r>
      <w:r w:rsidRPr="00602E43" w:rsidR="00026729">
        <w:rPr>
          <w:rFonts w:ascii="Roboto" w:hAnsi="Roboto" w:eastAsia="Times New Roman"/>
          <w:sz w:val="24"/>
          <w:szCs w:val="24"/>
          <w:lang w:val="en-US"/>
        </w:rPr>
        <w:t xml:space="preserve"> of our MBO-partners</w:t>
      </w:r>
      <w:r w:rsidRPr="00602E43" w:rsidR="00C50340">
        <w:rPr>
          <w:rFonts w:ascii="Roboto" w:hAnsi="Roboto" w:eastAsia="Times New Roman"/>
          <w:sz w:val="24"/>
          <w:szCs w:val="24"/>
          <w:lang w:val="en-US"/>
        </w:rPr>
        <w:t xml:space="preserve"> more equitable, sustainable and resilient</w:t>
      </w:r>
    </w:p>
    <w:p w:rsidRPr="00F57274" w:rsidR="002C27FC" w:rsidP="00906BD2" w:rsidRDefault="002C27FC" w14:paraId="546D20CD" w14:textId="6231520D">
      <w:pPr>
        <w:pStyle w:val="Ttulo3"/>
        <w:numPr>
          <w:ilvl w:val="0"/>
          <w:numId w:val="8"/>
        </w:numPr>
        <w:rPr>
          <w:rFonts w:ascii="Roboto" w:hAnsi="Roboto" w:eastAsia="Times New Roman"/>
          <w:sz w:val="22"/>
          <w:szCs w:val="22"/>
        </w:rPr>
      </w:pPr>
      <w:proofErr w:type="spellStart"/>
      <w:r w:rsidRPr="00F57274">
        <w:rPr>
          <w:rFonts w:ascii="Roboto" w:hAnsi="Roboto" w:eastAsia="Times New Roman"/>
          <w:sz w:val="22"/>
          <w:szCs w:val="22"/>
        </w:rPr>
        <w:t>Our</w:t>
      </w:r>
      <w:proofErr w:type="spellEnd"/>
      <w:r w:rsidRPr="00F57274">
        <w:rPr>
          <w:rFonts w:ascii="Roboto" w:hAnsi="Roboto" w:eastAsia="Times New Roman"/>
          <w:sz w:val="22"/>
          <w:szCs w:val="22"/>
        </w:rPr>
        <w:t xml:space="preserve"> </w:t>
      </w:r>
      <w:proofErr w:type="spellStart"/>
      <w:r w:rsidRPr="00F57274">
        <w:rPr>
          <w:rFonts w:ascii="Roboto" w:hAnsi="Roboto" w:eastAsia="Times New Roman"/>
          <w:sz w:val="22"/>
          <w:szCs w:val="22"/>
        </w:rPr>
        <w:t>key</w:t>
      </w:r>
      <w:proofErr w:type="spellEnd"/>
      <w:r w:rsidRPr="00F57274">
        <w:rPr>
          <w:rFonts w:ascii="Roboto" w:hAnsi="Roboto" w:eastAsia="Times New Roman"/>
          <w:sz w:val="22"/>
          <w:szCs w:val="22"/>
        </w:rPr>
        <w:t xml:space="preserve"> </w:t>
      </w:r>
      <w:proofErr w:type="spellStart"/>
      <w:r w:rsidRPr="00F57274">
        <w:rPr>
          <w:rFonts w:ascii="Roboto" w:hAnsi="Roboto" w:eastAsia="Times New Roman"/>
          <w:sz w:val="22"/>
          <w:szCs w:val="22"/>
        </w:rPr>
        <w:t>partners</w:t>
      </w:r>
      <w:proofErr w:type="spellEnd"/>
      <w:r w:rsidRPr="00F57274" w:rsidR="00026729">
        <w:rPr>
          <w:rFonts w:ascii="Roboto" w:hAnsi="Roboto" w:eastAsia="Times New Roman"/>
          <w:sz w:val="22"/>
          <w:szCs w:val="22"/>
        </w:rPr>
        <w:t xml:space="preserve"> in</w:t>
      </w:r>
      <w:r w:rsidR="000C2AA1">
        <w:rPr>
          <w:rFonts w:ascii="Roboto" w:hAnsi="Roboto" w:eastAsia="Times New Roman"/>
          <w:sz w:val="22"/>
          <w:szCs w:val="22"/>
        </w:rPr>
        <w:t xml:space="preserve"> Brazil</w:t>
      </w:r>
    </w:p>
    <w:p w:rsidRPr="00602E43" w:rsidR="000C2AA1" w:rsidP="004B6110" w:rsidRDefault="007B13F9" w14:paraId="350E1F20" w14:textId="0CE6502D">
      <w:pPr>
        <w:spacing w:before="180" w:after="180"/>
        <w:jc w:val="both"/>
        <w:rPr>
          <w:rFonts w:ascii="Roboto" w:hAnsi="Roboto" w:eastAsia="Aptos"/>
          <w:color w:val="000000" w:themeColor="text1"/>
          <w:sz w:val="20"/>
          <w:szCs w:val="20"/>
          <w:lang w:val="en-US"/>
        </w:rPr>
      </w:pPr>
      <w:r w:rsidRPr="00602E43">
        <w:rPr>
          <w:rFonts w:ascii="Roboto" w:hAnsi="Roboto" w:eastAsia="Aptos"/>
          <w:color w:val="000000" w:themeColor="text1"/>
          <w:sz w:val="20"/>
          <w:szCs w:val="20"/>
          <w:lang w:val="en-US"/>
        </w:rPr>
        <w:t xml:space="preserve">Member-Based </w:t>
      </w:r>
      <w:proofErr w:type="spellStart"/>
      <w:r w:rsidRPr="00602E43">
        <w:rPr>
          <w:rFonts w:ascii="Roboto" w:hAnsi="Roboto" w:eastAsia="Aptos"/>
          <w:color w:val="000000" w:themeColor="text1"/>
          <w:sz w:val="20"/>
          <w:szCs w:val="20"/>
          <w:lang w:val="en-US"/>
        </w:rPr>
        <w:t>Organisations</w:t>
      </w:r>
      <w:proofErr w:type="spellEnd"/>
      <w:r w:rsidRPr="00602E43">
        <w:rPr>
          <w:rFonts w:ascii="Roboto" w:hAnsi="Roboto" w:eastAsia="Aptos"/>
          <w:color w:val="000000" w:themeColor="text1"/>
          <w:sz w:val="20"/>
          <w:szCs w:val="20"/>
          <w:lang w:val="en-US"/>
        </w:rPr>
        <w:t xml:space="preserve"> (MBOs) of smallholder farmers and non-farmer family entrepreneurs are our main partners to achieve our mission. At the same time, </w:t>
      </w:r>
      <w:proofErr w:type="spellStart"/>
      <w:r w:rsidRPr="00602E43">
        <w:rPr>
          <w:rFonts w:ascii="Roboto" w:hAnsi="Roboto" w:eastAsia="Aptos"/>
          <w:color w:val="000000" w:themeColor="text1"/>
          <w:sz w:val="20"/>
          <w:szCs w:val="20"/>
          <w:lang w:val="en-US"/>
        </w:rPr>
        <w:t>Trias</w:t>
      </w:r>
      <w:proofErr w:type="spellEnd"/>
      <w:r w:rsidRPr="00602E43">
        <w:rPr>
          <w:rFonts w:ascii="Roboto" w:hAnsi="Roboto" w:eastAsia="Aptos"/>
          <w:color w:val="000000" w:themeColor="text1"/>
          <w:sz w:val="20"/>
          <w:szCs w:val="20"/>
          <w:lang w:val="en-US"/>
        </w:rPr>
        <w:t xml:space="preserve"> strategically cooperates with and builds bridges between a broad range of other stakeholders within or linked to the MBOs' ecosystems, including public authorities, private sector actors, financial institutions, research </w:t>
      </w:r>
      <w:proofErr w:type="spellStart"/>
      <w:r w:rsidRPr="00602E43">
        <w:rPr>
          <w:rFonts w:ascii="Roboto" w:hAnsi="Roboto" w:eastAsia="Aptos"/>
          <w:color w:val="000000" w:themeColor="text1"/>
          <w:sz w:val="20"/>
          <w:szCs w:val="20"/>
          <w:lang w:val="en-US"/>
        </w:rPr>
        <w:t>organisations</w:t>
      </w:r>
      <w:proofErr w:type="spellEnd"/>
      <w:r w:rsidRPr="00602E43">
        <w:rPr>
          <w:rFonts w:ascii="Roboto" w:hAnsi="Roboto" w:eastAsia="Aptos"/>
          <w:color w:val="000000" w:themeColor="text1"/>
          <w:sz w:val="20"/>
          <w:szCs w:val="20"/>
          <w:lang w:val="en-US"/>
        </w:rPr>
        <w:t xml:space="preserve"> and civil society actors. All these are strategic and equal allies with whom we jointly contribute to more inclusive, sustainable and resilient societies.</w:t>
      </w:r>
    </w:p>
    <w:p w:rsidRPr="00602E43" w:rsidR="007B13F9" w:rsidP="004B6110" w:rsidRDefault="007B13F9" w14:paraId="2E0CC2A3" w14:textId="2CAF2C9A">
      <w:pPr>
        <w:spacing w:before="180" w:after="180"/>
        <w:jc w:val="both"/>
        <w:rPr>
          <w:rFonts w:ascii="Roboto" w:hAnsi="Roboto" w:eastAsia="Aptos"/>
          <w:sz w:val="20"/>
          <w:szCs w:val="20"/>
          <w:lang w:val="en-US"/>
        </w:rPr>
      </w:pPr>
      <w:r w:rsidRPr="00602E43">
        <w:rPr>
          <w:rFonts w:ascii="Roboto" w:hAnsi="Roboto" w:eastAsia="Aptos"/>
          <w:sz w:val="20"/>
          <w:szCs w:val="20"/>
          <w:lang w:val="en-US"/>
        </w:rPr>
        <w:t xml:space="preserve">Specifically for this </w:t>
      </w:r>
      <w:proofErr w:type="spellStart"/>
      <w:r w:rsidRPr="00602E43">
        <w:rPr>
          <w:rFonts w:ascii="Roboto" w:hAnsi="Roboto" w:eastAsia="Aptos"/>
          <w:sz w:val="20"/>
          <w:szCs w:val="20"/>
          <w:lang w:val="en-US"/>
        </w:rPr>
        <w:t>programme</w:t>
      </w:r>
      <w:proofErr w:type="spellEnd"/>
      <w:r w:rsidRPr="00602E43">
        <w:rPr>
          <w:rFonts w:ascii="Roboto" w:hAnsi="Roboto" w:eastAsia="Aptos"/>
          <w:sz w:val="20"/>
          <w:szCs w:val="20"/>
          <w:lang w:val="en-US"/>
        </w:rPr>
        <w:t>, we will cooperate with four MBO partners, selected for their complementary maturity levels, territorial mandates, and thematic expertise, ensuring coverage across rural and urban contexts in Brazil.</w:t>
      </w:r>
    </w:p>
    <w:p w:rsidRPr="000C2AA1" w:rsidR="000C2AA1" w:rsidP="004B6110" w:rsidRDefault="000C2AA1" w14:paraId="79CCEC48" w14:textId="571D67D8">
      <w:pPr>
        <w:numPr>
          <w:ilvl w:val="0"/>
          <w:numId w:val="31"/>
        </w:numPr>
        <w:spacing w:before="180" w:after="180"/>
        <w:ind w:left="284" w:hanging="218"/>
        <w:jc w:val="both"/>
        <w:rPr>
          <w:rFonts w:ascii="Roboto" w:hAnsi="Roboto" w:eastAsia="Aptos"/>
          <w:iCs/>
          <w:color w:val="000000" w:themeColor="text1"/>
          <w:sz w:val="20"/>
          <w:szCs w:val="20"/>
          <w:lang w:val="en-GB"/>
        </w:rPr>
      </w:pPr>
      <w:r w:rsidRPr="000C2AA1">
        <w:rPr>
          <w:rFonts w:ascii="Roboto" w:hAnsi="Roboto" w:eastAsia="Aptos"/>
          <w:b/>
          <w:bCs/>
          <w:iCs/>
          <w:color w:val="000000" w:themeColor="text1"/>
          <w:sz w:val="20"/>
          <w:szCs w:val="20"/>
          <w:lang w:val="en-GB"/>
        </w:rPr>
        <w:t>UNICAFES</w:t>
      </w:r>
      <w:r w:rsidR="00DF3C0D">
        <w:rPr>
          <w:rFonts w:ascii="Roboto" w:hAnsi="Roboto" w:eastAsia="Aptos"/>
          <w:b/>
          <w:bCs/>
          <w:iCs/>
          <w:color w:val="000000" w:themeColor="text1"/>
          <w:sz w:val="20"/>
          <w:szCs w:val="20"/>
          <w:lang w:val="en-GB"/>
        </w:rPr>
        <w:t xml:space="preserve"> </w:t>
      </w:r>
      <w:r w:rsidRPr="000C2AA1">
        <w:rPr>
          <w:rFonts w:ascii="Roboto" w:hAnsi="Roboto" w:eastAsia="Aptos"/>
          <w:b/>
          <w:bCs/>
          <w:iCs/>
          <w:color w:val="000000" w:themeColor="text1"/>
          <w:sz w:val="20"/>
          <w:szCs w:val="20"/>
          <w:lang w:val="en-GB"/>
        </w:rPr>
        <w:t>Pará</w:t>
      </w:r>
      <w:r w:rsidR="00DF3C0D">
        <w:rPr>
          <w:rFonts w:ascii="Roboto" w:hAnsi="Roboto" w:eastAsia="Aptos"/>
          <w:b/>
          <w:bCs/>
          <w:iCs/>
          <w:color w:val="000000" w:themeColor="text1"/>
          <w:sz w:val="20"/>
          <w:szCs w:val="20"/>
          <w:lang w:val="en-GB"/>
        </w:rPr>
        <w:t xml:space="preserve"> (</w:t>
      </w:r>
      <w:r w:rsidRPr="00DF3C0D" w:rsidR="00DF3C0D">
        <w:rPr>
          <w:rFonts w:ascii="Roboto" w:hAnsi="Roboto" w:eastAsia="Aptos"/>
          <w:b/>
          <w:bCs/>
          <w:iCs/>
          <w:color w:val="000000" w:themeColor="text1"/>
          <w:sz w:val="20"/>
          <w:szCs w:val="20"/>
          <w:lang w:val="en-GB"/>
        </w:rPr>
        <w:t>National Union of Family Farming and Solidarity Economy Cooperatives</w:t>
      </w:r>
      <w:r w:rsidR="00DF3C0D">
        <w:rPr>
          <w:rFonts w:ascii="Roboto" w:hAnsi="Roboto" w:eastAsia="Aptos"/>
          <w:b/>
          <w:bCs/>
          <w:iCs/>
          <w:color w:val="000000" w:themeColor="text1"/>
          <w:sz w:val="20"/>
          <w:szCs w:val="20"/>
          <w:lang w:val="en-GB"/>
        </w:rPr>
        <w:t>)</w:t>
      </w:r>
      <w:r w:rsidRPr="000C2AA1">
        <w:rPr>
          <w:rFonts w:ascii="Roboto" w:hAnsi="Roboto" w:eastAsia="Aptos"/>
          <w:iCs/>
          <w:color w:val="000000" w:themeColor="text1"/>
          <w:sz w:val="20"/>
          <w:szCs w:val="20"/>
          <w:lang w:val="en-GB"/>
        </w:rPr>
        <w:t>: Rural, 2</w:t>
      </w:r>
      <w:r w:rsidRPr="000C2AA1">
        <w:rPr>
          <w:rFonts w:ascii="Roboto" w:hAnsi="Roboto" w:eastAsia="Aptos"/>
          <w:iCs/>
          <w:color w:val="000000" w:themeColor="text1"/>
          <w:sz w:val="20"/>
          <w:szCs w:val="20"/>
          <w:vertAlign w:val="superscript"/>
          <w:lang w:val="en-GB"/>
        </w:rPr>
        <w:t>nd</w:t>
      </w:r>
      <w:r w:rsidRPr="000C2AA1">
        <w:rPr>
          <w:rFonts w:ascii="Roboto" w:hAnsi="Roboto" w:eastAsia="Aptos"/>
          <w:iCs/>
          <w:color w:val="000000" w:themeColor="text1"/>
          <w:sz w:val="20"/>
          <w:szCs w:val="20"/>
          <w:lang w:val="en-GB"/>
        </w:rPr>
        <w:t xml:space="preserve"> level developing MBO </w:t>
      </w:r>
      <w:r w:rsidRPr="00602E43" w:rsidR="007B13F9">
        <w:rPr>
          <w:rFonts w:ascii="Roboto" w:hAnsi="Roboto" w:eastAsia="Aptos"/>
          <w:iCs/>
          <w:color w:val="000000" w:themeColor="text1"/>
          <w:sz w:val="20"/>
          <w:szCs w:val="20"/>
          <w:lang w:val="en-US"/>
        </w:rPr>
        <w:t xml:space="preserve">(i.e., an </w:t>
      </w:r>
      <w:proofErr w:type="spellStart"/>
      <w:r w:rsidRPr="00602E43" w:rsidR="007B13F9">
        <w:rPr>
          <w:rFonts w:ascii="Roboto" w:hAnsi="Roboto" w:eastAsia="Aptos"/>
          <w:iCs/>
          <w:color w:val="000000" w:themeColor="text1"/>
          <w:sz w:val="20"/>
          <w:szCs w:val="20"/>
          <w:lang w:val="en-US"/>
        </w:rPr>
        <w:t>organisation</w:t>
      </w:r>
      <w:proofErr w:type="spellEnd"/>
      <w:r w:rsidRPr="00602E43" w:rsidR="007B13F9">
        <w:rPr>
          <w:rFonts w:ascii="Roboto" w:hAnsi="Roboto" w:eastAsia="Aptos"/>
          <w:iCs/>
          <w:color w:val="000000" w:themeColor="text1"/>
          <w:sz w:val="20"/>
          <w:szCs w:val="20"/>
          <w:lang w:val="en-US"/>
        </w:rPr>
        <w:t xml:space="preserve"> that brings together and supports first</w:t>
      </w:r>
      <w:r w:rsidRPr="00602E43" w:rsidR="007B13F9">
        <w:rPr>
          <w:rFonts w:ascii="Roboto" w:hAnsi="Roboto" w:eastAsia="Aptos"/>
          <w:iCs/>
          <w:color w:val="000000" w:themeColor="text1"/>
          <w:sz w:val="20"/>
          <w:szCs w:val="20"/>
          <w:lang w:val="en-US"/>
        </w:rPr>
        <w:noBreakHyphen/>
      </w:r>
      <w:r w:rsidRPr="00602E43" w:rsidR="007B13F9">
        <w:rPr>
          <w:rFonts w:ascii="Roboto" w:hAnsi="Roboto" w:eastAsia="Aptos"/>
          <w:iCs/>
          <w:color w:val="000000" w:themeColor="text1"/>
          <w:sz w:val="20"/>
          <w:szCs w:val="20"/>
          <w:lang w:val="en-US"/>
        </w:rPr>
        <w:t>level cooperatives or associations, rather than working directly with individual members</w:t>
      </w:r>
      <w:r w:rsidRPr="00602E43" w:rsidR="00B84362">
        <w:rPr>
          <w:rFonts w:ascii="Roboto" w:hAnsi="Roboto" w:eastAsia="Aptos"/>
          <w:iCs/>
          <w:color w:val="000000" w:themeColor="text1"/>
          <w:sz w:val="20"/>
          <w:szCs w:val="20"/>
          <w:lang w:val="en-US"/>
        </w:rPr>
        <w:t>,</w:t>
      </w:r>
      <w:r w:rsidRPr="00602E43" w:rsidR="00842B8C">
        <w:rPr>
          <w:rFonts w:ascii="Roboto" w:hAnsi="Roboto" w:eastAsia="Aptos"/>
          <w:iCs/>
          <w:color w:val="000000" w:themeColor="text1"/>
          <w:sz w:val="20"/>
          <w:szCs w:val="20"/>
          <w:lang w:val="en-US"/>
        </w:rPr>
        <w:t xml:space="preserve"> </w:t>
      </w:r>
      <w:r w:rsidRPr="00602E43" w:rsidR="00B84362">
        <w:rPr>
          <w:rFonts w:ascii="Roboto" w:hAnsi="Roboto" w:eastAsia="Aptos"/>
          <w:iCs/>
          <w:color w:val="000000" w:themeColor="text1"/>
          <w:sz w:val="20"/>
          <w:szCs w:val="20"/>
          <w:lang w:val="en-US"/>
        </w:rPr>
        <w:t>currently in a consolidation phase</w:t>
      </w:r>
      <w:r w:rsidRPr="00602E43" w:rsidR="007B13F9">
        <w:rPr>
          <w:rFonts w:ascii="Roboto" w:hAnsi="Roboto" w:eastAsia="Aptos"/>
          <w:iCs/>
          <w:color w:val="000000" w:themeColor="text1"/>
          <w:sz w:val="20"/>
          <w:szCs w:val="20"/>
          <w:lang w:val="en-US"/>
        </w:rPr>
        <w:t>), acts as a strategic anchor for the Pan</w:t>
      </w:r>
      <w:r w:rsidRPr="00602E43" w:rsidR="007B13F9">
        <w:rPr>
          <w:rFonts w:ascii="Roboto" w:hAnsi="Roboto" w:eastAsia="Aptos"/>
          <w:iCs/>
          <w:color w:val="000000" w:themeColor="text1"/>
          <w:sz w:val="20"/>
          <w:szCs w:val="20"/>
          <w:lang w:val="en-US"/>
        </w:rPr>
        <w:noBreakHyphen/>
      </w:r>
      <w:r w:rsidRPr="00602E43" w:rsidR="007B13F9">
        <w:rPr>
          <w:rFonts w:ascii="Roboto" w:hAnsi="Roboto" w:eastAsia="Aptos"/>
          <w:iCs/>
          <w:color w:val="000000" w:themeColor="text1"/>
          <w:sz w:val="20"/>
          <w:szCs w:val="20"/>
          <w:lang w:val="en-US"/>
        </w:rPr>
        <w:t>Amazon bioeconomy, cooperativism model expansion, climate</w:t>
      </w:r>
      <w:r w:rsidRPr="00602E43" w:rsidR="007B13F9">
        <w:rPr>
          <w:rFonts w:ascii="Roboto" w:hAnsi="Roboto" w:eastAsia="Aptos"/>
          <w:iCs/>
          <w:color w:val="000000" w:themeColor="text1"/>
          <w:sz w:val="20"/>
          <w:szCs w:val="20"/>
          <w:lang w:val="en-US"/>
        </w:rPr>
        <w:noBreakHyphen/>
      </w:r>
      <w:r w:rsidRPr="00602E43" w:rsidR="007B13F9">
        <w:rPr>
          <w:rFonts w:ascii="Roboto" w:hAnsi="Roboto" w:eastAsia="Aptos"/>
          <w:iCs/>
          <w:color w:val="000000" w:themeColor="text1"/>
          <w:sz w:val="20"/>
          <w:szCs w:val="20"/>
          <w:lang w:val="en-US"/>
        </w:rPr>
        <w:t>resilient agriculture, and innovative finance mechanisms. It operates across 13 first</w:t>
      </w:r>
      <w:r w:rsidRPr="00602E43" w:rsidR="007B13F9">
        <w:rPr>
          <w:rFonts w:ascii="Roboto" w:hAnsi="Roboto" w:eastAsia="Aptos"/>
          <w:iCs/>
          <w:color w:val="000000" w:themeColor="text1"/>
          <w:sz w:val="20"/>
          <w:szCs w:val="20"/>
          <w:lang w:val="en-US"/>
        </w:rPr>
        <w:noBreakHyphen/>
      </w:r>
      <w:r w:rsidRPr="00602E43" w:rsidR="007B13F9">
        <w:rPr>
          <w:rFonts w:ascii="Roboto" w:hAnsi="Roboto" w:eastAsia="Aptos"/>
          <w:iCs/>
          <w:color w:val="000000" w:themeColor="text1"/>
          <w:sz w:val="20"/>
          <w:szCs w:val="20"/>
          <w:lang w:val="en-US"/>
        </w:rPr>
        <w:t xml:space="preserve">level cooperatives in Pará state, with special attention to Amazon </w:t>
      </w:r>
      <w:proofErr w:type="spellStart"/>
      <w:r w:rsidRPr="00602E43" w:rsidR="007B13F9">
        <w:rPr>
          <w:rFonts w:ascii="Roboto" w:hAnsi="Roboto" w:eastAsia="Aptos"/>
          <w:iCs/>
          <w:color w:val="000000" w:themeColor="text1"/>
          <w:sz w:val="20"/>
          <w:szCs w:val="20"/>
          <w:lang w:val="en-US"/>
        </w:rPr>
        <w:t>sociobiodiversity</w:t>
      </w:r>
      <w:proofErr w:type="spellEnd"/>
      <w:r w:rsidRPr="00602E43" w:rsidR="007B13F9">
        <w:rPr>
          <w:rFonts w:ascii="Roboto" w:hAnsi="Roboto" w:eastAsia="Aptos"/>
          <w:iCs/>
          <w:color w:val="000000" w:themeColor="text1"/>
          <w:sz w:val="20"/>
          <w:szCs w:val="20"/>
          <w:lang w:val="en-US"/>
        </w:rPr>
        <w:t xml:space="preserve"> products (açaí, cashew nuts, honey) and key commodities (cocoa and coffee, linked to </w:t>
      </w:r>
      <w:proofErr w:type="spellStart"/>
      <w:r w:rsidRPr="00602E43" w:rsidR="007B13F9">
        <w:rPr>
          <w:rFonts w:ascii="Roboto" w:hAnsi="Roboto" w:eastAsia="Aptos"/>
          <w:iCs/>
          <w:color w:val="000000" w:themeColor="text1"/>
          <w:sz w:val="20"/>
          <w:szCs w:val="20"/>
          <w:lang w:val="en-US"/>
        </w:rPr>
        <w:t>Trias</w:t>
      </w:r>
      <w:proofErr w:type="spellEnd"/>
      <w:r w:rsidRPr="00602E43" w:rsidR="007B13F9">
        <w:rPr>
          <w:rFonts w:ascii="Roboto" w:hAnsi="Roboto" w:eastAsia="Aptos"/>
          <w:iCs/>
          <w:color w:val="000000" w:themeColor="text1"/>
          <w:sz w:val="20"/>
          <w:szCs w:val="20"/>
          <w:lang w:val="en-US"/>
        </w:rPr>
        <w:t xml:space="preserve"> South America value chains in Peru and Ecuador).</w:t>
      </w:r>
    </w:p>
    <w:p w:rsidRPr="000C2AA1" w:rsidR="00A32092" w:rsidP="00A32092" w:rsidRDefault="000C2AA1" w14:paraId="6046931D" w14:textId="2CA8F1A0">
      <w:pPr>
        <w:numPr>
          <w:ilvl w:val="0"/>
          <w:numId w:val="31"/>
        </w:numPr>
        <w:spacing w:before="180" w:after="180"/>
        <w:ind w:left="284" w:hanging="218"/>
        <w:jc w:val="both"/>
        <w:rPr>
          <w:rFonts w:ascii="Roboto" w:hAnsi="Roboto" w:eastAsia="Aptos"/>
          <w:iCs/>
          <w:color w:val="000000" w:themeColor="text1"/>
          <w:sz w:val="20"/>
          <w:szCs w:val="20"/>
          <w:lang w:val="en-GB"/>
        </w:rPr>
      </w:pPr>
      <w:r w:rsidRPr="000C2AA1">
        <w:rPr>
          <w:rFonts w:ascii="Roboto" w:hAnsi="Roboto" w:eastAsia="Aptos"/>
          <w:b/>
          <w:bCs/>
          <w:iCs/>
          <w:color w:val="000000" w:themeColor="text1"/>
          <w:sz w:val="20"/>
          <w:szCs w:val="20"/>
          <w:lang w:val="en-GB"/>
        </w:rPr>
        <w:t>CSA</w:t>
      </w:r>
      <w:r w:rsidR="007B13F9">
        <w:rPr>
          <w:rFonts w:ascii="Roboto" w:hAnsi="Roboto" w:eastAsia="Aptos"/>
          <w:b/>
          <w:bCs/>
          <w:iCs/>
          <w:color w:val="000000" w:themeColor="text1"/>
          <w:sz w:val="20"/>
          <w:szCs w:val="20"/>
          <w:lang w:val="en-GB"/>
        </w:rPr>
        <w:t xml:space="preserve"> </w:t>
      </w:r>
      <w:proofErr w:type="spellStart"/>
      <w:r w:rsidRPr="000C2AA1">
        <w:rPr>
          <w:rFonts w:ascii="Roboto" w:hAnsi="Roboto" w:eastAsia="Aptos"/>
          <w:b/>
          <w:bCs/>
          <w:iCs/>
          <w:color w:val="000000" w:themeColor="text1"/>
          <w:sz w:val="20"/>
          <w:szCs w:val="20"/>
          <w:lang w:val="en-GB"/>
        </w:rPr>
        <w:t>Brasil</w:t>
      </w:r>
      <w:proofErr w:type="spellEnd"/>
      <w:r w:rsidR="007B13F9">
        <w:rPr>
          <w:rFonts w:ascii="Roboto" w:hAnsi="Roboto" w:eastAsia="Aptos"/>
          <w:b/>
          <w:bCs/>
          <w:iCs/>
          <w:color w:val="000000" w:themeColor="text1"/>
          <w:sz w:val="20"/>
          <w:szCs w:val="20"/>
          <w:lang w:val="en-GB"/>
        </w:rPr>
        <w:t xml:space="preserve"> </w:t>
      </w:r>
      <w:r w:rsidRPr="00602E43" w:rsidR="007B13F9">
        <w:rPr>
          <w:rFonts w:ascii="Roboto" w:hAnsi="Roboto" w:eastAsia="Aptos"/>
          <w:b/>
          <w:bCs/>
          <w:iCs/>
          <w:color w:val="000000" w:themeColor="text1"/>
          <w:sz w:val="20"/>
          <w:szCs w:val="20"/>
          <w:lang w:val="en-US"/>
        </w:rPr>
        <w:t>(Community</w:t>
      </w:r>
      <w:r w:rsidRPr="00602E43" w:rsidR="007B13F9">
        <w:rPr>
          <w:rFonts w:ascii="Roboto" w:hAnsi="Roboto" w:eastAsia="Aptos"/>
          <w:b/>
          <w:bCs/>
          <w:iCs/>
          <w:color w:val="000000" w:themeColor="text1"/>
          <w:sz w:val="20"/>
          <w:szCs w:val="20"/>
          <w:lang w:val="en-US"/>
        </w:rPr>
        <w:noBreakHyphen/>
      </w:r>
      <w:r w:rsidRPr="00602E43" w:rsidR="007B13F9">
        <w:rPr>
          <w:rFonts w:ascii="Roboto" w:hAnsi="Roboto" w:eastAsia="Aptos"/>
          <w:b/>
          <w:bCs/>
          <w:iCs/>
          <w:color w:val="000000" w:themeColor="text1"/>
          <w:sz w:val="20"/>
          <w:szCs w:val="20"/>
          <w:lang w:val="en-US"/>
        </w:rPr>
        <w:t>Supported Agriculture)</w:t>
      </w:r>
      <w:r w:rsidRPr="000C2AA1">
        <w:rPr>
          <w:rFonts w:ascii="Roboto" w:hAnsi="Roboto" w:eastAsia="Aptos"/>
          <w:iCs/>
          <w:color w:val="000000" w:themeColor="text1"/>
          <w:sz w:val="20"/>
          <w:szCs w:val="20"/>
          <w:lang w:val="en-GB"/>
        </w:rPr>
        <w:t>: Rural‑urban, 3</w:t>
      </w:r>
      <w:r w:rsidRPr="000C2AA1">
        <w:rPr>
          <w:rFonts w:ascii="Roboto" w:hAnsi="Roboto" w:eastAsia="Aptos"/>
          <w:iCs/>
          <w:color w:val="000000" w:themeColor="text1"/>
          <w:sz w:val="20"/>
          <w:szCs w:val="20"/>
          <w:vertAlign w:val="superscript"/>
          <w:lang w:val="en-GB"/>
        </w:rPr>
        <w:t>rd</w:t>
      </w:r>
      <w:r w:rsidRPr="000C2AA1">
        <w:rPr>
          <w:rFonts w:ascii="Roboto" w:hAnsi="Roboto" w:eastAsia="Aptos"/>
          <w:iCs/>
          <w:color w:val="000000" w:themeColor="text1"/>
          <w:sz w:val="20"/>
          <w:szCs w:val="20"/>
          <w:lang w:val="en-GB"/>
        </w:rPr>
        <w:t xml:space="preserve"> level developing MBO </w:t>
      </w:r>
      <w:r w:rsidRPr="00602E43" w:rsidR="007B13F9">
        <w:rPr>
          <w:rFonts w:ascii="Roboto" w:hAnsi="Roboto" w:eastAsia="Aptos"/>
          <w:iCs/>
          <w:color w:val="000000" w:themeColor="text1"/>
          <w:sz w:val="20"/>
          <w:szCs w:val="20"/>
          <w:lang w:val="en-US"/>
        </w:rPr>
        <w:t>(i.e., a national network that supports and represents first</w:t>
      </w:r>
      <w:r w:rsidRPr="00602E43" w:rsidR="007B13F9">
        <w:rPr>
          <w:rFonts w:ascii="Roboto" w:hAnsi="Roboto" w:eastAsia="Aptos"/>
          <w:iCs/>
          <w:color w:val="000000" w:themeColor="text1"/>
          <w:sz w:val="20"/>
          <w:szCs w:val="20"/>
          <w:lang w:val="en-US"/>
        </w:rPr>
        <w:noBreakHyphen/>
      </w:r>
      <w:r w:rsidRPr="00602E43" w:rsidR="007B13F9">
        <w:rPr>
          <w:rFonts w:ascii="Roboto" w:hAnsi="Roboto" w:eastAsia="Aptos"/>
          <w:iCs/>
          <w:color w:val="000000" w:themeColor="text1"/>
          <w:sz w:val="20"/>
          <w:szCs w:val="20"/>
          <w:lang w:val="en-US"/>
        </w:rPr>
        <w:t>level CSA initiatives across the country, rather than working directly with individual producers or consumers</w:t>
      </w:r>
      <w:r w:rsidRPr="00602E43" w:rsidR="00B84362">
        <w:rPr>
          <w:rFonts w:ascii="Roboto" w:hAnsi="Roboto" w:eastAsia="Aptos"/>
          <w:iCs/>
          <w:color w:val="000000" w:themeColor="text1"/>
          <w:sz w:val="20"/>
          <w:szCs w:val="20"/>
          <w:lang w:val="en-US"/>
        </w:rPr>
        <w:t>, currently in a consolidation phase</w:t>
      </w:r>
      <w:r w:rsidRPr="00602E43" w:rsidR="007B13F9">
        <w:rPr>
          <w:rFonts w:ascii="Roboto" w:hAnsi="Roboto" w:eastAsia="Aptos"/>
          <w:iCs/>
          <w:color w:val="000000" w:themeColor="text1"/>
          <w:sz w:val="20"/>
          <w:szCs w:val="20"/>
          <w:lang w:val="en-US"/>
        </w:rPr>
        <w:t>).</w:t>
      </w:r>
      <w:r w:rsidRPr="00602E43" w:rsidR="00A32092">
        <w:rPr>
          <w:rFonts w:ascii="Roboto" w:hAnsi="Roboto" w:eastAsia="Aptos"/>
          <w:iCs/>
          <w:color w:val="000000" w:themeColor="text1"/>
          <w:sz w:val="20"/>
          <w:szCs w:val="20"/>
          <w:lang w:val="en-US"/>
        </w:rPr>
        <w:t xml:space="preserve"> It serves as a national anchor for healthy food education, circular economy, rural/urban vulnerability and community</w:t>
      </w:r>
      <w:r w:rsidRPr="00602E43" w:rsidR="00A32092">
        <w:rPr>
          <w:rFonts w:ascii="Roboto" w:hAnsi="Roboto" w:eastAsia="Aptos"/>
          <w:iCs/>
          <w:color w:val="000000" w:themeColor="text1"/>
          <w:sz w:val="20"/>
          <w:szCs w:val="20"/>
          <w:lang w:val="en-US"/>
        </w:rPr>
        <w:noBreakHyphen/>
      </w:r>
      <w:r w:rsidRPr="00602E43" w:rsidR="00A32092">
        <w:rPr>
          <w:rFonts w:ascii="Roboto" w:hAnsi="Roboto" w:eastAsia="Aptos"/>
          <w:iCs/>
          <w:color w:val="000000" w:themeColor="text1"/>
          <w:sz w:val="20"/>
          <w:szCs w:val="20"/>
          <w:lang w:val="en-US"/>
        </w:rPr>
        <w:t xml:space="preserve">supported agriculture models. CSA </w:t>
      </w:r>
      <w:proofErr w:type="spellStart"/>
      <w:r w:rsidRPr="00602E43" w:rsidR="00A32092">
        <w:rPr>
          <w:rFonts w:ascii="Roboto" w:hAnsi="Roboto" w:eastAsia="Aptos"/>
          <w:iCs/>
          <w:color w:val="000000" w:themeColor="text1"/>
          <w:sz w:val="20"/>
          <w:szCs w:val="20"/>
          <w:lang w:val="en-US"/>
        </w:rPr>
        <w:t>Brasil</w:t>
      </w:r>
      <w:proofErr w:type="spellEnd"/>
      <w:r w:rsidRPr="00602E43" w:rsidR="00A32092">
        <w:rPr>
          <w:rFonts w:ascii="Roboto" w:hAnsi="Roboto" w:eastAsia="Aptos"/>
          <w:iCs/>
          <w:color w:val="000000" w:themeColor="text1"/>
          <w:sz w:val="20"/>
          <w:szCs w:val="20"/>
          <w:lang w:val="en-US"/>
        </w:rPr>
        <w:t xml:space="preserve"> </w:t>
      </w:r>
      <w:r w:rsidRPr="001E3DA7" w:rsidR="00A32092">
        <w:rPr>
          <w:rFonts w:ascii="Roboto" w:hAnsi="Roboto" w:eastAsia="Aptos"/>
          <w:iCs/>
          <w:color w:val="000000" w:themeColor="text1"/>
          <w:sz w:val="20"/>
          <w:szCs w:val="20"/>
          <w:lang w:val="en-US"/>
        </w:rPr>
        <w:t>represents 200 first</w:t>
      </w:r>
      <w:r w:rsidRPr="001E3DA7" w:rsidR="00A32092">
        <w:rPr>
          <w:rFonts w:ascii="Roboto" w:hAnsi="Roboto" w:eastAsia="Aptos"/>
          <w:iCs/>
          <w:color w:val="000000" w:themeColor="text1"/>
          <w:sz w:val="20"/>
          <w:szCs w:val="20"/>
          <w:lang w:val="en-US"/>
        </w:rPr>
        <w:noBreakHyphen/>
      </w:r>
      <w:r w:rsidRPr="00602E43" w:rsidR="00A32092">
        <w:rPr>
          <w:rFonts w:ascii="Roboto" w:hAnsi="Roboto" w:eastAsia="Aptos"/>
          <w:iCs/>
          <w:color w:val="000000" w:themeColor="text1"/>
          <w:sz w:val="20"/>
          <w:szCs w:val="20"/>
          <w:lang w:val="en-US"/>
        </w:rPr>
        <w:t xml:space="preserve">level CSA units across 19 Brazilian states, with a strategic emphasis on expanding the CSA model to the Northern region. The </w:t>
      </w:r>
      <w:proofErr w:type="spellStart"/>
      <w:r w:rsidRPr="00602E43" w:rsidR="00A32092">
        <w:rPr>
          <w:rFonts w:ascii="Roboto" w:hAnsi="Roboto" w:eastAsia="Aptos"/>
          <w:iCs/>
          <w:color w:val="000000" w:themeColor="text1"/>
          <w:sz w:val="20"/>
          <w:szCs w:val="20"/>
          <w:lang w:val="en-US"/>
        </w:rPr>
        <w:t>organisation</w:t>
      </w:r>
      <w:proofErr w:type="spellEnd"/>
      <w:r w:rsidRPr="00602E43" w:rsidR="00A32092">
        <w:rPr>
          <w:rFonts w:ascii="Roboto" w:hAnsi="Roboto" w:eastAsia="Aptos"/>
          <w:iCs/>
          <w:color w:val="000000" w:themeColor="text1"/>
          <w:sz w:val="20"/>
          <w:szCs w:val="20"/>
          <w:lang w:val="en-US"/>
        </w:rPr>
        <w:t xml:space="preserve"> is an active member of </w:t>
      </w:r>
      <w:proofErr w:type="spellStart"/>
      <w:r w:rsidRPr="00602E43" w:rsidR="00A32092">
        <w:rPr>
          <w:rFonts w:ascii="Roboto" w:hAnsi="Roboto" w:eastAsia="Aptos"/>
          <w:iCs/>
          <w:color w:val="000000" w:themeColor="text1"/>
          <w:sz w:val="20"/>
          <w:szCs w:val="20"/>
          <w:lang w:val="en-US"/>
        </w:rPr>
        <w:t>Urgenci</w:t>
      </w:r>
      <w:proofErr w:type="spellEnd"/>
      <w:r w:rsidRPr="00602E43" w:rsidR="00A32092">
        <w:rPr>
          <w:rFonts w:ascii="Roboto" w:hAnsi="Roboto" w:eastAsia="Aptos"/>
          <w:iCs/>
          <w:color w:val="000000" w:themeColor="text1"/>
          <w:sz w:val="20"/>
          <w:szCs w:val="20"/>
          <w:lang w:val="en-US"/>
        </w:rPr>
        <w:t>, the international network of Community</w:t>
      </w:r>
      <w:r w:rsidRPr="00602E43" w:rsidR="00A32092">
        <w:rPr>
          <w:rFonts w:ascii="Roboto" w:hAnsi="Roboto" w:eastAsia="Aptos"/>
          <w:iCs/>
          <w:color w:val="000000" w:themeColor="text1"/>
          <w:sz w:val="20"/>
          <w:szCs w:val="20"/>
          <w:lang w:val="en-US"/>
        </w:rPr>
        <w:noBreakHyphen/>
      </w:r>
      <w:r w:rsidRPr="00602E43" w:rsidR="00A32092">
        <w:rPr>
          <w:rFonts w:ascii="Roboto" w:hAnsi="Roboto" w:eastAsia="Aptos"/>
          <w:iCs/>
          <w:color w:val="000000" w:themeColor="text1"/>
          <w:sz w:val="20"/>
          <w:szCs w:val="20"/>
          <w:lang w:val="en-US"/>
        </w:rPr>
        <w:t>Supported Agriculture, connecting Brazilian experiences to global learning and solidarity movements.</w:t>
      </w:r>
    </w:p>
    <w:p w:rsidRPr="000C2AA1" w:rsidR="00842B8C" w:rsidP="00842B8C" w:rsidRDefault="000C2AA1" w14:paraId="10B966FC" w14:textId="17A994CF">
      <w:pPr>
        <w:numPr>
          <w:ilvl w:val="0"/>
          <w:numId w:val="31"/>
        </w:numPr>
        <w:spacing w:before="180" w:after="180"/>
        <w:ind w:left="284" w:hanging="218"/>
        <w:jc w:val="both"/>
        <w:rPr>
          <w:rFonts w:ascii="Roboto" w:hAnsi="Roboto" w:eastAsia="Aptos"/>
          <w:iCs/>
          <w:color w:val="000000" w:themeColor="text1"/>
          <w:sz w:val="20"/>
          <w:szCs w:val="20"/>
          <w:lang w:val="en-GB"/>
        </w:rPr>
      </w:pPr>
      <w:r w:rsidRPr="000C2AA1">
        <w:rPr>
          <w:rFonts w:ascii="Roboto" w:hAnsi="Roboto" w:eastAsia="Aptos"/>
          <w:b/>
          <w:bCs/>
          <w:iCs/>
          <w:color w:val="000000" w:themeColor="text1"/>
          <w:sz w:val="20"/>
          <w:szCs w:val="20"/>
          <w:lang w:val="en-GB"/>
        </w:rPr>
        <w:t>UNICATADORES</w:t>
      </w:r>
      <w:r w:rsidR="00DF3C0D">
        <w:rPr>
          <w:rFonts w:ascii="Roboto" w:hAnsi="Roboto" w:eastAsia="Aptos"/>
          <w:b/>
          <w:bCs/>
          <w:iCs/>
          <w:color w:val="000000" w:themeColor="text1"/>
          <w:sz w:val="20"/>
          <w:szCs w:val="20"/>
          <w:lang w:val="en-GB"/>
        </w:rPr>
        <w:t xml:space="preserve"> (</w:t>
      </w:r>
      <w:r w:rsidRPr="000506BA" w:rsidR="000506BA">
        <w:rPr>
          <w:rFonts w:ascii="Roboto" w:hAnsi="Roboto" w:eastAsia="Aptos"/>
          <w:b/>
          <w:bCs/>
          <w:iCs/>
          <w:color w:val="000000" w:themeColor="text1"/>
          <w:sz w:val="20"/>
          <w:szCs w:val="20"/>
          <w:lang w:val="en-GB"/>
        </w:rPr>
        <w:t xml:space="preserve">National Union of Waste Pickers </w:t>
      </w:r>
      <w:r w:rsidR="000506BA">
        <w:rPr>
          <w:rFonts w:ascii="Roboto" w:hAnsi="Roboto" w:eastAsia="Aptos"/>
          <w:b/>
          <w:bCs/>
          <w:iCs/>
          <w:color w:val="000000" w:themeColor="text1"/>
          <w:sz w:val="20"/>
          <w:szCs w:val="20"/>
          <w:lang w:val="en-GB"/>
        </w:rPr>
        <w:t>of</w:t>
      </w:r>
      <w:r w:rsidRPr="000506BA" w:rsidR="000506BA">
        <w:rPr>
          <w:rFonts w:ascii="Roboto" w:hAnsi="Roboto" w:eastAsia="Aptos"/>
          <w:b/>
          <w:bCs/>
          <w:iCs/>
          <w:color w:val="000000" w:themeColor="text1"/>
          <w:sz w:val="20"/>
          <w:szCs w:val="20"/>
          <w:lang w:val="en-GB"/>
        </w:rPr>
        <w:t xml:space="preserve"> Brazil</w:t>
      </w:r>
      <w:r w:rsidR="00DF3C0D">
        <w:rPr>
          <w:rFonts w:ascii="Roboto" w:hAnsi="Roboto" w:eastAsia="Aptos"/>
          <w:b/>
          <w:bCs/>
          <w:iCs/>
          <w:color w:val="000000" w:themeColor="text1"/>
          <w:sz w:val="20"/>
          <w:szCs w:val="20"/>
          <w:lang w:val="en-GB"/>
        </w:rPr>
        <w:t>)</w:t>
      </w:r>
      <w:r w:rsidRPr="000C2AA1">
        <w:rPr>
          <w:rFonts w:ascii="Roboto" w:hAnsi="Roboto" w:eastAsia="Aptos"/>
          <w:iCs/>
          <w:color w:val="000000" w:themeColor="text1"/>
          <w:sz w:val="20"/>
          <w:szCs w:val="20"/>
          <w:lang w:val="en-GB"/>
        </w:rPr>
        <w:t>: Urban, 3</w:t>
      </w:r>
      <w:r w:rsidRPr="000C2AA1">
        <w:rPr>
          <w:rFonts w:ascii="Roboto" w:hAnsi="Roboto" w:eastAsia="Aptos"/>
          <w:iCs/>
          <w:color w:val="000000" w:themeColor="text1"/>
          <w:sz w:val="20"/>
          <w:szCs w:val="20"/>
          <w:vertAlign w:val="superscript"/>
          <w:lang w:val="en-GB"/>
        </w:rPr>
        <w:t>rd</w:t>
      </w:r>
      <w:r w:rsidRPr="000C2AA1">
        <w:rPr>
          <w:rFonts w:ascii="Roboto" w:hAnsi="Roboto" w:eastAsia="Aptos"/>
          <w:iCs/>
          <w:color w:val="000000" w:themeColor="text1"/>
          <w:sz w:val="20"/>
          <w:szCs w:val="20"/>
          <w:lang w:val="en-GB"/>
        </w:rPr>
        <w:t xml:space="preserve"> level mature MBO</w:t>
      </w:r>
      <w:r w:rsidR="00842B8C">
        <w:rPr>
          <w:rFonts w:ascii="Roboto" w:hAnsi="Roboto" w:eastAsia="Aptos"/>
          <w:iCs/>
          <w:color w:val="000000" w:themeColor="text1"/>
          <w:sz w:val="20"/>
          <w:szCs w:val="20"/>
          <w:lang w:val="en-GB"/>
        </w:rPr>
        <w:t xml:space="preserve"> </w:t>
      </w:r>
      <w:r w:rsidRPr="00602E43" w:rsidR="00842B8C">
        <w:rPr>
          <w:rFonts w:ascii="Roboto" w:hAnsi="Roboto" w:eastAsia="Aptos"/>
          <w:iCs/>
          <w:color w:val="000000" w:themeColor="text1"/>
          <w:sz w:val="20"/>
          <w:szCs w:val="20"/>
          <w:lang w:val="en-US"/>
        </w:rPr>
        <w:t xml:space="preserve">(i.e., a national federation that represents and supports waste picker cooperatives across the country, with consolidated governance structures and advocacy capacity). It serves as the national anchor for lobby and advocacy, leadership capacity building (with special attention to youth and women), digital connectivity, circular economy, and urban climate resilience. UNICATADORES represents 230 recycling cooperatives across 26 Brazilian states, bringing together approximately 50,000 </w:t>
      </w:r>
      <w:proofErr w:type="spellStart"/>
      <w:r w:rsidRPr="00602E43" w:rsidR="00842B8C">
        <w:rPr>
          <w:rFonts w:ascii="Roboto" w:hAnsi="Roboto" w:eastAsia="Aptos"/>
          <w:iCs/>
          <w:color w:val="000000" w:themeColor="text1"/>
          <w:sz w:val="20"/>
          <w:szCs w:val="20"/>
          <w:lang w:val="en-US"/>
        </w:rPr>
        <w:t>organised</w:t>
      </w:r>
      <w:proofErr w:type="spellEnd"/>
      <w:r w:rsidRPr="00602E43" w:rsidR="00842B8C">
        <w:rPr>
          <w:rFonts w:ascii="Roboto" w:hAnsi="Roboto" w:eastAsia="Aptos"/>
          <w:iCs/>
          <w:color w:val="000000" w:themeColor="text1"/>
          <w:sz w:val="20"/>
          <w:szCs w:val="20"/>
          <w:lang w:val="en-US"/>
        </w:rPr>
        <w:t xml:space="preserve"> waste pickers, of whom over 60% are women. The </w:t>
      </w:r>
      <w:proofErr w:type="spellStart"/>
      <w:r w:rsidRPr="00602E43" w:rsidR="00842B8C">
        <w:rPr>
          <w:rFonts w:ascii="Roboto" w:hAnsi="Roboto" w:eastAsia="Aptos"/>
          <w:iCs/>
          <w:color w:val="000000" w:themeColor="text1"/>
          <w:sz w:val="20"/>
          <w:szCs w:val="20"/>
          <w:lang w:val="en-US"/>
        </w:rPr>
        <w:t>organisation</w:t>
      </w:r>
      <w:proofErr w:type="spellEnd"/>
      <w:r w:rsidRPr="00602E43" w:rsidR="00842B8C">
        <w:rPr>
          <w:rFonts w:ascii="Roboto" w:hAnsi="Roboto" w:eastAsia="Aptos"/>
          <w:iCs/>
          <w:color w:val="000000" w:themeColor="text1"/>
          <w:sz w:val="20"/>
          <w:szCs w:val="20"/>
          <w:lang w:val="en-US"/>
        </w:rPr>
        <w:t xml:space="preserve"> is headquartered in São Paulo and maintains active policy dialogue through its participation in the Interministerial Committee for the Inclusion of Waste Pickers (CIISC) and the National Solid Waste Policy (PNRS) forums.</w:t>
      </w:r>
    </w:p>
    <w:p w:rsidRPr="00B84362" w:rsidR="000C2AA1" w:rsidP="00B84362" w:rsidRDefault="000C2AA1" w14:paraId="23169823" w14:textId="7F6EAFDA">
      <w:pPr>
        <w:numPr>
          <w:ilvl w:val="0"/>
          <w:numId w:val="31"/>
        </w:numPr>
        <w:spacing w:before="180" w:after="180"/>
        <w:ind w:left="284" w:hanging="218"/>
        <w:jc w:val="both"/>
        <w:rPr>
          <w:rFonts w:ascii="Roboto" w:hAnsi="Roboto" w:eastAsia="Aptos"/>
          <w:iCs/>
          <w:color w:val="000000" w:themeColor="text1"/>
          <w:sz w:val="20"/>
          <w:szCs w:val="20"/>
          <w:lang w:val="en-GB"/>
        </w:rPr>
      </w:pPr>
      <w:r w:rsidRPr="000C2AA1">
        <w:rPr>
          <w:rFonts w:ascii="Roboto" w:hAnsi="Roboto" w:eastAsia="Aptos"/>
          <w:b/>
          <w:bCs/>
          <w:iCs/>
          <w:color w:val="000000" w:themeColor="text1"/>
          <w:sz w:val="20"/>
          <w:szCs w:val="20"/>
          <w:lang w:val="en-GB"/>
        </w:rPr>
        <w:t>UNICAFES Rondônia (exit strategy in 2028)</w:t>
      </w:r>
      <w:r w:rsidRPr="000C2AA1">
        <w:rPr>
          <w:rFonts w:ascii="Roboto" w:hAnsi="Roboto" w:eastAsia="Aptos"/>
          <w:iCs/>
          <w:color w:val="000000" w:themeColor="text1"/>
          <w:sz w:val="20"/>
          <w:szCs w:val="20"/>
          <w:lang w:val="en-GB"/>
        </w:rPr>
        <w:t>: Rural, 2</w:t>
      </w:r>
      <w:r w:rsidRPr="000C2AA1">
        <w:rPr>
          <w:rFonts w:ascii="Roboto" w:hAnsi="Roboto" w:eastAsia="Aptos"/>
          <w:iCs/>
          <w:color w:val="000000" w:themeColor="text1"/>
          <w:sz w:val="20"/>
          <w:szCs w:val="20"/>
          <w:vertAlign w:val="superscript"/>
          <w:lang w:val="en-GB"/>
        </w:rPr>
        <w:t>nd</w:t>
      </w:r>
      <w:r w:rsidRPr="000C2AA1">
        <w:rPr>
          <w:rFonts w:ascii="Roboto" w:hAnsi="Roboto" w:eastAsia="Aptos"/>
          <w:iCs/>
          <w:color w:val="000000" w:themeColor="text1"/>
          <w:sz w:val="20"/>
          <w:szCs w:val="20"/>
          <w:lang w:val="en-GB"/>
        </w:rPr>
        <w:t xml:space="preserve"> level developing MBO </w:t>
      </w:r>
      <w:r w:rsidRPr="00602E43" w:rsidR="00B84362">
        <w:rPr>
          <w:rFonts w:ascii="Roboto" w:hAnsi="Roboto" w:eastAsia="Aptos"/>
          <w:iCs/>
          <w:color w:val="000000" w:themeColor="text1"/>
          <w:sz w:val="20"/>
          <w:szCs w:val="20"/>
          <w:lang w:val="en-US"/>
        </w:rPr>
        <w:t xml:space="preserve">(i.e., an </w:t>
      </w:r>
      <w:proofErr w:type="spellStart"/>
      <w:r w:rsidRPr="00602E43" w:rsidR="00B84362">
        <w:rPr>
          <w:rFonts w:ascii="Roboto" w:hAnsi="Roboto" w:eastAsia="Aptos"/>
          <w:iCs/>
          <w:color w:val="000000" w:themeColor="text1"/>
          <w:sz w:val="20"/>
          <w:szCs w:val="20"/>
          <w:lang w:val="en-US"/>
        </w:rPr>
        <w:t>organisation</w:t>
      </w:r>
      <w:proofErr w:type="spellEnd"/>
      <w:r w:rsidRPr="00602E43" w:rsidR="00B84362">
        <w:rPr>
          <w:rFonts w:ascii="Roboto" w:hAnsi="Roboto" w:eastAsia="Aptos"/>
          <w:iCs/>
          <w:color w:val="000000" w:themeColor="text1"/>
          <w:sz w:val="20"/>
          <w:szCs w:val="20"/>
          <w:lang w:val="en-US"/>
        </w:rPr>
        <w:t xml:space="preserve"> that supports and coordinates first</w:t>
      </w:r>
      <w:r w:rsidRPr="00602E43" w:rsidR="00B84362">
        <w:rPr>
          <w:rFonts w:ascii="Roboto" w:hAnsi="Roboto" w:eastAsia="Aptos"/>
          <w:iCs/>
          <w:color w:val="000000" w:themeColor="text1"/>
          <w:sz w:val="20"/>
          <w:szCs w:val="20"/>
          <w:lang w:val="en-US"/>
        </w:rPr>
        <w:noBreakHyphen/>
      </w:r>
      <w:r w:rsidRPr="00602E43" w:rsidR="00B84362">
        <w:rPr>
          <w:rFonts w:ascii="Roboto" w:hAnsi="Roboto" w:eastAsia="Aptos"/>
          <w:iCs/>
          <w:color w:val="000000" w:themeColor="text1"/>
          <w:sz w:val="20"/>
          <w:szCs w:val="20"/>
          <w:lang w:val="en-US"/>
        </w:rPr>
        <w:t>level cooperatives, currently in a consolidation phase), anchoring the Pan</w:t>
      </w:r>
      <w:r w:rsidRPr="00602E43" w:rsidR="00B84362">
        <w:rPr>
          <w:rFonts w:ascii="Roboto" w:hAnsi="Roboto" w:eastAsia="Aptos"/>
          <w:iCs/>
          <w:color w:val="000000" w:themeColor="text1"/>
          <w:sz w:val="20"/>
          <w:szCs w:val="20"/>
          <w:lang w:val="en-US"/>
        </w:rPr>
        <w:noBreakHyphen/>
      </w:r>
      <w:r w:rsidRPr="00602E43" w:rsidR="00B84362">
        <w:rPr>
          <w:rFonts w:ascii="Roboto" w:hAnsi="Roboto" w:eastAsia="Aptos"/>
          <w:iCs/>
          <w:color w:val="000000" w:themeColor="text1"/>
          <w:sz w:val="20"/>
          <w:szCs w:val="20"/>
          <w:lang w:val="en-US"/>
        </w:rPr>
        <w:t>Amazon bioeconomy in Rondônia state across three strategic areas: </w:t>
      </w:r>
      <w:r w:rsidRPr="00602E43" w:rsidR="00B84362">
        <w:rPr>
          <w:rFonts w:ascii="Roboto" w:hAnsi="Roboto" w:eastAsia="Aptos"/>
          <w:b/>
          <w:bCs/>
          <w:iCs/>
          <w:color w:val="000000" w:themeColor="text1"/>
          <w:sz w:val="20"/>
          <w:szCs w:val="20"/>
          <w:lang w:val="en-US"/>
        </w:rPr>
        <w:t>cooperativism expansion</w:t>
      </w:r>
      <w:r w:rsidRPr="00602E43" w:rsidR="00B84362">
        <w:rPr>
          <w:rFonts w:ascii="Roboto" w:hAnsi="Roboto" w:eastAsia="Aptos"/>
          <w:iCs/>
          <w:color w:val="000000" w:themeColor="text1"/>
          <w:sz w:val="20"/>
          <w:szCs w:val="20"/>
          <w:lang w:val="en-US"/>
        </w:rPr>
        <w:t> (strengthening governance and member services), </w:t>
      </w:r>
      <w:r w:rsidRPr="00602E43" w:rsidR="00B84362">
        <w:rPr>
          <w:rFonts w:ascii="Roboto" w:hAnsi="Roboto" w:eastAsia="Aptos"/>
          <w:b/>
          <w:bCs/>
          <w:iCs/>
          <w:color w:val="000000" w:themeColor="text1"/>
          <w:sz w:val="20"/>
          <w:szCs w:val="20"/>
          <w:lang w:val="en-US"/>
        </w:rPr>
        <w:t>climate</w:t>
      </w:r>
      <w:r w:rsidRPr="00602E43" w:rsidR="00B84362">
        <w:rPr>
          <w:rFonts w:ascii="Roboto" w:hAnsi="Roboto" w:eastAsia="Aptos"/>
          <w:b/>
          <w:bCs/>
          <w:iCs/>
          <w:color w:val="000000" w:themeColor="text1"/>
          <w:sz w:val="20"/>
          <w:szCs w:val="20"/>
          <w:lang w:val="en-US"/>
        </w:rPr>
        <w:noBreakHyphen/>
      </w:r>
      <w:r w:rsidRPr="00602E43" w:rsidR="00B84362">
        <w:rPr>
          <w:rFonts w:ascii="Roboto" w:hAnsi="Roboto" w:eastAsia="Aptos"/>
          <w:b/>
          <w:bCs/>
          <w:iCs/>
          <w:color w:val="000000" w:themeColor="text1"/>
          <w:sz w:val="20"/>
          <w:szCs w:val="20"/>
          <w:lang w:val="en-US"/>
        </w:rPr>
        <w:t xml:space="preserve">resilient </w:t>
      </w:r>
      <w:r w:rsidRPr="00602E43" w:rsidR="00B84362">
        <w:rPr>
          <w:rFonts w:ascii="Roboto" w:hAnsi="Roboto" w:eastAsia="Aptos"/>
          <w:b/>
          <w:bCs/>
          <w:iCs/>
          <w:color w:val="000000" w:themeColor="text1"/>
          <w:sz w:val="20"/>
          <w:szCs w:val="20"/>
          <w:lang w:val="en-US"/>
        </w:rPr>
        <w:t>agriculture</w:t>
      </w:r>
      <w:r w:rsidRPr="00602E43" w:rsidR="00B84362">
        <w:rPr>
          <w:rFonts w:ascii="Roboto" w:hAnsi="Roboto" w:eastAsia="Aptos"/>
          <w:iCs/>
          <w:color w:val="000000" w:themeColor="text1"/>
          <w:sz w:val="20"/>
          <w:szCs w:val="20"/>
          <w:lang w:val="en-US"/>
        </w:rPr>
        <w:t> (agroecological and agroforestry practices), and </w:t>
      </w:r>
      <w:r w:rsidRPr="00602E43" w:rsidR="00B84362">
        <w:rPr>
          <w:rFonts w:ascii="Roboto" w:hAnsi="Roboto" w:eastAsia="Aptos"/>
          <w:b/>
          <w:bCs/>
          <w:iCs/>
          <w:color w:val="000000" w:themeColor="text1"/>
          <w:sz w:val="20"/>
          <w:szCs w:val="20"/>
          <w:lang w:val="en-US"/>
        </w:rPr>
        <w:t>innovative finance</w:t>
      </w:r>
      <w:r w:rsidRPr="00602E43" w:rsidR="00B84362">
        <w:rPr>
          <w:rFonts w:ascii="Roboto" w:hAnsi="Roboto" w:eastAsia="Aptos"/>
          <w:iCs/>
          <w:color w:val="000000" w:themeColor="text1"/>
          <w:sz w:val="20"/>
          <w:szCs w:val="20"/>
          <w:lang w:val="en-US"/>
        </w:rPr>
        <w:t> (blended finance, PES, carbon markets). It supports 15 first</w:t>
      </w:r>
      <w:r w:rsidRPr="00602E43" w:rsidR="00B84362">
        <w:rPr>
          <w:rFonts w:ascii="Roboto" w:hAnsi="Roboto" w:eastAsia="Aptos"/>
          <w:iCs/>
          <w:color w:val="000000" w:themeColor="text1"/>
          <w:sz w:val="20"/>
          <w:szCs w:val="20"/>
          <w:lang w:val="en-US"/>
        </w:rPr>
        <w:noBreakHyphen/>
      </w:r>
      <w:r w:rsidRPr="00602E43" w:rsidR="00B84362">
        <w:rPr>
          <w:rFonts w:ascii="Roboto" w:hAnsi="Roboto" w:eastAsia="Aptos"/>
          <w:iCs/>
          <w:color w:val="000000" w:themeColor="text1"/>
          <w:sz w:val="20"/>
          <w:szCs w:val="20"/>
          <w:lang w:val="en-US"/>
        </w:rPr>
        <w:t xml:space="preserve">level cooperatives, focusing on Amazon </w:t>
      </w:r>
      <w:proofErr w:type="spellStart"/>
      <w:r w:rsidRPr="00602E43" w:rsidR="00B84362">
        <w:rPr>
          <w:rFonts w:ascii="Roboto" w:hAnsi="Roboto" w:eastAsia="Aptos"/>
          <w:iCs/>
          <w:color w:val="000000" w:themeColor="text1"/>
          <w:sz w:val="20"/>
          <w:szCs w:val="20"/>
          <w:lang w:val="en-US"/>
        </w:rPr>
        <w:t>sociobiodiversity</w:t>
      </w:r>
      <w:proofErr w:type="spellEnd"/>
      <w:r w:rsidRPr="00602E43" w:rsidR="00B84362">
        <w:rPr>
          <w:rFonts w:ascii="Roboto" w:hAnsi="Roboto" w:eastAsia="Aptos"/>
          <w:iCs/>
          <w:color w:val="000000" w:themeColor="text1"/>
          <w:sz w:val="20"/>
          <w:szCs w:val="20"/>
          <w:lang w:val="en-US"/>
        </w:rPr>
        <w:t xml:space="preserve"> products (açaí, cashew nuts, honey) and key commodities (cocoa and coffee, linked to Peru and Ecuador). A gradual two</w:t>
      </w:r>
      <w:r w:rsidRPr="00602E43" w:rsidR="00B84362">
        <w:rPr>
          <w:rFonts w:ascii="Roboto" w:hAnsi="Roboto" w:eastAsia="Aptos"/>
          <w:iCs/>
          <w:color w:val="000000" w:themeColor="text1"/>
          <w:sz w:val="20"/>
          <w:szCs w:val="20"/>
          <w:lang w:val="en-US"/>
        </w:rPr>
        <w:noBreakHyphen/>
      </w:r>
      <w:r w:rsidRPr="00602E43" w:rsidR="00B84362">
        <w:rPr>
          <w:rFonts w:ascii="Roboto" w:hAnsi="Roboto" w:eastAsia="Aptos"/>
          <w:iCs/>
          <w:color w:val="000000" w:themeColor="text1"/>
          <w:sz w:val="20"/>
          <w:szCs w:val="20"/>
          <w:lang w:val="en-US"/>
        </w:rPr>
        <w:t xml:space="preserve">year exit transition is foreseen, consolidating complementary opportunities (IKI, GIZ, MDA) and supporting </w:t>
      </w:r>
      <w:proofErr w:type="spellStart"/>
      <w:r w:rsidRPr="00602E43" w:rsidR="00B84362">
        <w:rPr>
          <w:rFonts w:ascii="Roboto" w:hAnsi="Roboto" w:eastAsia="Aptos"/>
          <w:iCs/>
          <w:color w:val="000000" w:themeColor="text1"/>
          <w:sz w:val="20"/>
          <w:szCs w:val="20"/>
          <w:lang w:val="en-US"/>
        </w:rPr>
        <w:t>Trias</w:t>
      </w:r>
      <w:proofErr w:type="spellEnd"/>
      <w:r w:rsidRPr="00602E43" w:rsidR="00B84362">
        <w:rPr>
          <w:rFonts w:ascii="Roboto" w:hAnsi="Roboto" w:eastAsia="Aptos"/>
          <w:iCs/>
          <w:color w:val="000000" w:themeColor="text1"/>
          <w:sz w:val="20"/>
          <w:szCs w:val="20"/>
          <w:lang w:val="en-US"/>
        </w:rPr>
        <w:t xml:space="preserve"> in strengthening Amazon cooperativism.</w:t>
      </w:r>
    </w:p>
    <w:p w:rsidRPr="000C2AA1" w:rsidR="006A0CFE" w:rsidP="006A0CFE" w:rsidRDefault="006A0CFE" w14:paraId="25C65235" w14:textId="1E5F7C97">
      <w:pPr>
        <w:spacing w:before="180" w:after="180"/>
        <w:jc w:val="both"/>
        <w:rPr>
          <w:rFonts w:ascii="Roboto" w:hAnsi="Roboto" w:eastAsia="Aptos"/>
          <w:iCs/>
          <w:sz w:val="20"/>
          <w:szCs w:val="20"/>
          <w:lang w:val="en-GB"/>
        </w:rPr>
      </w:pPr>
      <w:r>
        <w:rPr>
          <w:rFonts w:ascii="Roboto" w:hAnsi="Roboto" w:eastAsia="Aptos"/>
          <w:iCs/>
          <w:sz w:val="20"/>
          <w:szCs w:val="20"/>
          <w:lang w:val="en-GB"/>
        </w:rPr>
        <w:br/>
      </w:r>
      <w:r w:rsidRPr="000C2AA1">
        <w:rPr>
          <w:rFonts w:ascii="Roboto" w:hAnsi="Roboto" w:eastAsia="Aptos"/>
          <w:iCs/>
          <w:sz w:val="20"/>
          <w:szCs w:val="20"/>
          <w:lang w:val="en-GB"/>
        </w:rPr>
        <w:t xml:space="preserve">The </w:t>
      </w:r>
      <w:r w:rsidRPr="000C2AA1">
        <w:rPr>
          <w:rFonts w:ascii="Roboto" w:hAnsi="Roboto" w:eastAsia="Aptos"/>
          <w:b/>
          <w:bCs/>
          <w:iCs/>
          <w:sz w:val="20"/>
          <w:szCs w:val="20"/>
          <w:lang w:val="en-GB"/>
        </w:rPr>
        <w:t>selected MBOs</w:t>
      </w:r>
      <w:r w:rsidRPr="000C2AA1">
        <w:rPr>
          <w:rFonts w:ascii="Roboto" w:hAnsi="Roboto" w:eastAsia="Aptos"/>
          <w:iCs/>
          <w:sz w:val="20"/>
          <w:szCs w:val="20"/>
          <w:lang w:val="en-GB"/>
        </w:rPr>
        <w:t xml:space="preserve"> represent a </w:t>
      </w:r>
      <w:r w:rsidRPr="000C2AA1">
        <w:rPr>
          <w:rFonts w:ascii="Roboto" w:hAnsi="Roboto" w:eastAsia="Aptos"/>
          <w:b/>
          <w:bCs/>
          <w:iCs/>
          <w:sz w:val="20"/>
          <w:szCs w:val="20"/>
          <w:lang w:val="en-GB"/>
        </w:rPr>
        <w:t>balanced mix of maturity levels, territorial mandates, and competencies</w:t>
      </w:r>
      <w:r w:rsidRPr="000C2AA1">
        <w:rPr>
          <w:rFonts w:ascii="Roboto" w:hAnsi="Roboto" w:eastAsia="Aptos"/>
          <w:iCs/>
          <w:sz w:val="20"/>
          <w:szCs w:val="20"/>
          <w:lang w:val="en-GB"/>
        </w:rPr>
        <w:t xml:space="preserve">, ensuring coverage across rural-urban contexts. In addition, </w:t>
      </w:r>
      <w:proofErr w:type="spellStart"/>
      <w:r w:rsidRPr="000C2AA1">
        <w:rPr>
          <w:rFonts w:ascii="Roboto" w:hAnsi="Roboto" w:eastAsia="Aptos"/>
          <w:iCs/>
          <w:sz w:val="20"/>
          <w:szCs w:val="20"/>
          <w:lang w:val="en-GB"/>
        </w:rPr>
        <w:t>Trias</w:t>
      </w:r>
      <w:proofErr w:type="spellEnd"/>
      <w:r w:rsidRPr="000C2AA1">
        <w:rPr>
          <w:rFonts w:ascii="Roboto" w:hAnsi="Roboto" w:eastAsia="Aptos"/>
          <w:iCs/>
          <w:sz w:val="20"/>
          <w:szCs w:val="20"/>
          <w:lang w:val="en-GB"/>
        </w:rPr>
        <w:t xml:space="preserve"> will tailor its role according to each MBOs needs and lessons learned. For third</w:t>
      </w:r>
      <w:r w:rsidRPr="000C2AA1">
        <w:rPr>
          <w:rFonts w:ascii="Cambria Math" w:hAnsi="Cambria Math" w:eastAsia="Aptos" w:cs="Cambria Math"/>
          <w:iCs/>
          <w:sz w:val="20"/>
          <w:szCs w:val="20"/>
          <w:lang w:val="en-GB"/>
        </w:rPr>
        <w:t>‑</w:t>
      </w:r>
      <w:r w:rsidRPr="000C2AA1">
        <w:rPr>
          <w:rFonts w:ascii="Roboto" w:hAnsi="Roboto" w:eastAsia="Aptos"/>
          <w:iCs/>
          <w:sz w:val="20"/>
          <w:szCs w:val="20"/>
          <w:lang w:val="en-GB"/>
        </w:rPr>
        <w:t>level MBOs, this includes facilitating strategic themes at the corporate level, building partnerships, and identifying complementary funding opportunities. For first</w:t>
      </w:r>
      <w:r w:rsidRPr="000C2AA1">
        <w:rPr>
          <w:rFonts w:ascii="Cambria Math" w:hAnsi="Cambria Math" w:eastAsia="Aptos" w:cs="Cambria Math"/>
          <w:iCs/>
          <w:sz w:val="20"/>
          <w:szCs w:val="20"/>
          <w:lang w:val="en-GB"/>
        </w:rPr>
        <w:t>‑</w:t>
      </w:r>
      <w:r w:rsidRPr="000C2AA1">
        <w:rPr>
          <w:rFonts w:ascii="Roboto" w:hAnsi="Roboto" w:eastAsia="Aptos"/>
          <w:iCs/>
          <w:sz w:val="20"/>
          <w:szCs w:val="20"/>
          <w:lang w:val="en-GB"/>
        </w:rPr>
        <w:t xml:space="preserve">level MBOs, </w:t>
      </w:r>
      <w:proofErr w:type="spellStart"/>
      <w:r w:rsidRPr="000C2AA1">
        <w:rPr>
          <w:rFonts w:ascii="Roboto" w:hAnsi="Roboto" w:eastAsia="Aptos"/>
          <w:iCs/>
          <w:sz w:val="20"/>
          <w:szCs w:val="20"/>
          <w:lang w:val="en-GB"/>
        </w:rPr>
        <w:t>Trias</w:t>
      </w:r>
      <w:proofErr w:type="spellEnd"/>
      <w:r w:rsidRPr="000C2AA1">
        <w:rPr>
          <w:rFonts w:ascii="Roboto" w:hAnsi="Roboto" w:eastAsia="Aptos"/>
          <w:iCs/>
          <w:sz w:val="20"/>
          <w:szCs w:val="20"/>
          <w:lang w:val="en-GB"/>
        </w:rPr>
        <w:t xml:space="preserve"> will focus on advising pilot initiatives and supporting the upscaling of successful practices.</w:t>
      </w:r>
    </w:p>
    <w:p w:rsidRPr="00426AD4" w:rsidR="000C2AA1" w:rsidP="004B6110" w:rsidRDefault="006A0CFE" w14:paraId="7FFC849D" w14:textId="7263E20A">
      <w:pPr>
        <w:spacing w:before="180" w:after="180"/>
        <w:jc w:val="both"/>
        <w:rPr>
          <w:rFonts w:ascii="Roboto" w:hAnsi="Roboto" w:eastAsia="Aptos"/>
          <w:iCs/>
          <w:sz w:val="20"/>
          <w:szCs w:val="20"/>
          <w:lang w:val="en-US"/>
        </w:rPr>
      </w:pPr>
      <w:r w:rsidRPr="00602E43">
        <w:rPr>
          <w:rFonts w:ascii="Roboto" w:hAnsi="Roboto" w:eastAsia="Aptos"/>
          <w:iCs/>
          <w:sz w:val="20"/>
          <w:szCs w:val="20"/>
          <w:lang w:val="en-US"/>
        </w:rPr>
        <w:t xml:space="preserve">Two mature </w:t>
      </w:r>
      <w:r>
        <w:rPr>
          <w:rFonts w:ascii="Roboto" w:hAnsi="Roboto" w:eastAsia="Aptos"/>
          <w:iCs/>
          <w:sz w:val="20"/>
          <w:szCs w:val="20"/>
          <w:lang w:val="en-GB"/>
        </w:rPr>
        <w:t>3</w:t>
      </w:r>
      <w:r w:rsidRPr="00AA4CF2">
        <w:rPr>
          <w:rFonts w:ascii="Roboto" w:hAnsi="Roboto" w:eastAsia="Aptos"/>
          <w:iCs/>
          <w:sz w:val="20"/>
          <w:szCs w:val="20"/>
          <w:vertAlign w:val="superscript"/>
          <w:lang w:val="en-GB"/>
        </w:rPr>
        <w:t>rd</w:t>
      </w:r>
      <w:r>
        <w:rPr>
          <w:rFonts w:ascii="Roboto" w:hAnsi="Roboto" w:eastAsia="Aptos"/>
          <w:iCs/>
          <w:sz w:val="20"/>
          <w:szCs w:val="20"/>
          <w:lang w:val="en-GB"/>
        </w:rPr>
        <w:t xml:space="preserve"> level </w:t>
      </w:r>
      <w:r w:rsidRPr="00602E43">
        <w:rPr>
          <w:rFonts w:ascii="Roboto" w:hAnsi="Roboto" w:eastAsia="Aptos"/>
          <w:iCs/>
          <w:sz w:val="20"/>
          <w:szCs w:val="20"/>
          <w:lang w:val="en-US"/>
        </w:rPr>
        <w:t xml:space="preserve">MBOs from the previous DGD cycle – Cresol and UNICAFES National – will continue as strategic, equal partners in this </w:t>
      </w:r>
      <w:proofErr w:type="spellStart"/>
      <w:r w:rsidRPr="00602E43">
        <w:rPr>
          <w:rFonts w:ascii="Roboto" w:hAnsi="Roboto" w:eastAsia="Aptos"/>
          <w:iCs/>
          <w:sz w:val="20"/>
          <w:szCs w:val="20"/>
          <w:lang w:val="en-US"/>
        </w:rPr>
        <w:t>programme</w:t>
      </w:r>
      <w:proofErr w:type="spellEnd"/>
      <w:r w:rsidRPr="00602E43">
        <w:rPr>
          <w:rFonts w:ascii="Roboto" w:hAnsi="Roboto" w:eastAsia="Aptos"/>
          <w:iCs/>
          <w:sz w:val="20"/>
          <w:szCs w:val="20"/>
          <w:lang w:val="en-US"/>
        </w:rPr>
        <w:t>, contributing to fundraising, knowledge sharing and advocacy. Regarding UNICAFES Rondônia, the exit strategy is gradual: it will remain an operational partner for two more years (2027</w:t>
      </w:r>
      <w:r w:rsidRPr="00602E43">
        <w:rPr>
          <w:rFonts w:ascii="Roboto" w:hAnsi="Roboto" w:eastAsia="Aptos"/>
          <w:iCs/>
          <w:sz w:val="20"/>
          <w:szCs w:val="20"/>
          <w:lang w:val="en-US"/>
        </w:rPr>
        <w:noBreakHyphen/>
      </w:r>
      <w:r w:rsidRPr="00602E43">
        <w:rPr>
          <w:rFonts w:ascii="Roboto" w:hAnsi="Roboto" w:eastAsia="Aptos"/>
          <w:iCs/>
          <w:sz w:val="20"/>
          <w:szCs w:val="20"/>
          <w:lang w:val="en-US"/>
        </w:rPr>
        <w:t>2028) before transitioning to a strategic partnership role.</w:t>
      </w:r>
    </w:p>
    <w:p w:rsidRPr="00426AD4" w:rsidR="002C27FC" w:rsidP="00906BD2" w:rsidRDefault="002C27FC" w14:paraId="61BBE2FB" w14:textId="56A6C142">
      <w:pPr>
        <w:pStyle w:val="Ttulo3"/>
        <w:numPr>
          <w:ilvl w:val="0"/>
          <w:numId w:val="8"/>
        </w:numPr>
        <w:rPr>
          <w:rFonts w:ascii="Roboto" w:hAnsi="Roboto" w:eastAsia="Times New Roman"/>
          <w:sz w:val="22"/>
          <w:szCs w:val="22"/>
          <w:lang w:val="en-US"/>
        </w:rPr>
      </w:pPr>
      <w:bookmarkStart w:name="strategy-and-roles-of-trias-and-mbos" w:id="8"/>
      <w:r w:rsidRPr="00426AD4">
        <w:rPr>
          <w:rFonts w:ascii="Roboto" w:hAnsi="Roboto" w:eastAsia="Times New Roman"/>
          <w:sz w:val="22"/>
          <w:szCs w:val="22"/>
          <w:lang w:val="en-US"/>
        </w:rPr>
        <w:t>Complementary roles and mutual responsibilities</w:t>
      </w:r>
    </w:p>
    <w:p w:rsidRPr="00602E43" w:rsidR="000C2AA1" w:rsidP="674E84FC" w:rsidRDefault="000C2AA1" w14:paraId="5A3F0098" w14:textId="4BECC127">
      <w:pPr>
        <w:spacing w:before="180" w:after="180"/>
        <w:jc w:val="both"/>
        <w:rPr>
          <w:rFonts w:ascii="Roboto" w:hAnsi="Roboto" w:eastAsia="Aptos"/>
          <w:i w:val="1"/>
          <w:iCs w:val="1"/>
          <w:color w:val="0070C0"/>
          <w:sz w:val="20"/>
          <w:szCs w:val="20"/>
          <w:lang w:val="en-US"/>
        </w:rPr>
      </w:pPr>
      <w:r w:rsidRPr="674E84FC" w:rsidR="000C2AA1">
        <w:rPr>
          <w:rFonts w:ascii="Roboto" w:hAnsi="Roboto" w:eastAsia="Aptos"/>
          <w:color w:val="000000" w:themeColor="text1" w:themeTint="FF" w:themeShade="FF"/>
          <w:sz w:val="20"/>
          <w:szCs w:val="20"/>
          <w:lang w:val="en-GB"/>
        </w:rPr>
        <w:t xml:space="preserve">Anchored in the </w:t>
      </w:r>
      <w:r w:rsidRPr="674E84FC" w:rsidR="000C2AA1">
        <w:rPr>
          <w:rFonts w:ascii="Roboto" w:hAnsi="Roboto" w:eastAsia="Aptos"/>
          <w:b w:val="1"/>
          <w:bCs w:val="1"/>
          <w:color w:val="000000" w:themeColor="text1" w:themeTint="FF" w:themeShade="FF"/>
          <w:sz w:val="20"/>
          <w:szCs w:val="20"/>
          <w:lang w:val="en-GB"/>
        </w:rPr>
        <w:t>Trias</w:t>
      </w:r>
      <w:r w:rsidRPr="674E84FC" w:rsidR="000C2AA1">
        <w:rPr>
          <w:rFonts w:ascii="Roboto" w:hAnsi="Roboto" w:eastAsia="Aptos"/>
          <w:b w:val="1"/>
          <w:bCs w:val="1"/>
          <w:color w:val="000000" w:themeColor="text1" w:themeTint="FF" w:themeShade="FF"/>
          <w:sz w:val="20"/>
          <w:szCs w:val="20"/>
          <w:lang w:val="en-GB"/>
        </w:rPr>
        <w:t xml:space="preserve"> 7 Commitments – Local Voices, Global Impact</w:t>
      </w:r>
      <w:r w:rsidRPr="674E84FC" w:rsidR="000C2AA1">
        <w:rPr>
          <w:rFonts w:ascii="Roboto" w:hAnsi="Roboto" w:eastAsia="Aptos"/>
          <w:color w:val="000000" w:themeColor="text1" w:themeTint="FF" w:themeShade="FF"/>
          <w:sz w:val="20"/>
          <w:szCs w:val="20"/>
          <w:lang w:val="en-GB"/>
        </w:rPr>
        <w:t xml:space="preserve">, the Brazil 2027–2031 programme adopts a </w:t>
      </w:r>
      <w:r w:rsidRPr="674E84FC" w:rsidR="000C2AA1">
        <w:rPr>
          <w:rFonts w:ascii="Roboto" w:hAnsi="Roboto" w:eastAsia="Aptos"/>
          <w:b w:val="1"/>
          <w:bCs w:val="1"/>
          <w:color w:val="000000" w:themeColor="text1" w:themeTint="FF" w:themeShade="FF"/>
          <w:sz w:val="20"/>
          <w:szCs w:val="20"/>
          <w:lang w:val="en-GB"/>
        </w:rPr>
        <w:t>coalition</w:t>
      </w:r>
      <w:r>
        <w:noBreakHyphen/>
      </w:r>
      <w:r w:rsidRPr="674E84FC" w:rsidR="000C2AA1">
        <w:rPr>
          <w:rFonts w:ascii="Roboto" w:hAnsi="Roboto" w:eastAsia="Aptos"/>
          <w:b w:val="1"/>
          <w:bCs w:val="1"/>
          <w:color w:val="000000" w:themeColor="text1" w:themeTint="FF" w:themeShade="FF"/>
          <w:sz w:val="20"/>
          <w:szCs w:val="20"/>
          <w:lang w:val="en-GB"/>
        </w:rPr>
        <w:t>driven development model</w:t>
      </w:r>
      <w:r w:rsidRPr="674E84FC" w:rsidR="000C2AA1">
        <w:rPr>
          <w:rFonts w:ascii="Roboto" w:hAnsi="Roboto" w:eastAsia="Aptos"/>
          <w:color w:val="000000" w:themeColor="text1" w:themeTint="FF" w:themeShade="FF"/>
          <w:sz w:val="20"/>
          <w:szCs w:val="20"/>
          <w:lang w:val="en-GB"/>
        </w:rPr>
        <w:t>, co</w:t>
      </w:r>
      <w:r>
        <w:noBreakHyphen/>
      </w:r>
      <w:r w:rsidRPr="674E84FC" w:rsidR="000C2AA1">
        <w:rPr>
          <w:rFonts w:ascii="Roboto" w:hAnsi="Roboto" w:eastAsia="Aptos"/>
          <w:color w:val="000000" w:themeColor="text1" w:themeTint="FF" w:themeShade="FF"/>
          <w:sz w:val="20"/>
          <w:szCs w:val="20"/>
          <w:lang w:val="en-GB"/>
        </w:rPr>
        <w:t>created with its MBO partners (</w:t>
      </w:r>
      <w:r w:rsidRPr="674E84FC" w:rsidR="000C2AA1">
        <w:rPr>
          <w:rFonts w:ascii="Roboto" w:hAnsi="Roboto" w:eastAsia="Aptos"/>
          <w:b w:val="1"/>
          <w:bCs w:val="1"/>
          <w:color w:val="000000" w:themeColor="text1" w:themeTint="FF" w:themeShade="FF"/>
          <w:sz w:val="20"/>
          <w:szCs w:val="20"/>
          <w:lang w:val="en-GB"/>
        </w:rPr>
        <w:t>UNICAFES Pará</w:t>
      </w:r>
      <w:r w:rsidRPr="674E84FC" w:rsidR="000C2AA1">
        <w:rPr>
          <w:rFonts w:ascii="Roboto" w:hAnsi="Roboto" w:eastAsia="Aptos"/>
          <w:color w:val="000000" w:themeColor="text1" w:themeTint="FF" w:themeShade="FF"/>
          <w:sz w:val="20"/>
          <w:szCs w:val="20"/>
          <w:lang w:val="en-GB"/>
        </w:rPr>
        <w:t xml:space="preserve">, </w:t>
      </w:r>
      <w:r w:rsidRPr="674E84FC" w:rsidR="00C86AB3">
        <w:rPr>
          <w:rFonts w:ascii="Roboto" w:hAnsi="Roboto" w:eastAsia="Aptos"/>
          <w:color w:val="auto"/>
          <w:sz w:val="20"/>
          <w:szCs w:val="20"/>
          <w:lang w:val="en-GB"/>
        </w:rPr>
        <w:t>UNICAFES R</w:t>
      </w:r>
      <w:r w:rsidRPr="674E84FC" w:rsidR="00C86AB3">
        <w:rPr>
          <w:rFonts w:ascii="Roboto" w:hAnsi="Roboto" w:eastAsia="Aptos"/>
          <w:color w:val="auto"/>
          <w:sz w:val="20"/>
          <w:szCs w:val="20"/>
          <w:lang w:val="en-GB"/>
        </w:rPr>
        <w:t>ondônia</w:t>
      </w:r>
      <w:r w:rsidRPr="674E84FC" w:rsidR="00C86AB3">
        <w:rPr>
          <w:rFonts w:ascii="Roboto" w:hAnsi="Roboto" w:eastAsia="Aptos"/>
          <w:color w:val="auto"/>
          <w:sz w:val="20"/>
          <w:szCs w:val="20"/>
          <w:lang w:val="en-GB"/>
        </w:rPr>
        <w:t>,</w:t>
      </w:r>
      <w:r w:rsidRPr="674E84FC" w:rsidR="00C86AB3">
        <w:rPr>
          <w:rFonts w:ascii="Roboto" w:hAnsi="Roboto" w:eastAsia="Aptos"/>
          <w:color w:val="auto"/>
          <w:sz w:val="20"/>
          <w:szCs w:val="20"/>
          <w:lang w:val="en-GB"/>
        </w:rPr>
        <w:t xml:space="preserve"> </w:t>
      </w:r>
      <w:r w:rsidRPr="674E84FC" w:rsidR="000C2AA1">
        <w:rPr>
          <w:rFonts w:ascii="Roboto" w:hAnsi="Roboto" w:eastAsia="Aptos"/>
          <w:b w:val="1"/>
          <w:bCs w:val="1"/>
          <w:color w:val="auto"/>
          <w:sz w:val="20"/>
          <w:szCs w:val="20"/>
          <w:lang w:val="en-GB"/>
        </w:rPr>
        <w:t xml:space="preserve">CSA </w:t>
      </w:r>
      <w:r w:rsidRPr="674E84FC" w:rsidR="000C2AA1">
        <w:rPr>
          <w:rFonts w:ascii="Roboto" w:hAnsi="Roboto" w:eastAsia="Aptos"/>
          <w:b w:val="1"/>
          <w:bCs w:val="1"/>
          <w:color w:val="auto"/>
          <w:sz w:val="20"/>
          <w:szCs w:val="20"/>
          <w:lang w:val="en-GB"/>
        </w:rPr>
        <w:t>B</w:t>
      </w:r>
      <w:r w:rsidRPr="674E84FC" w:rsidR="000C2AA1">
        <w:rPr>
          <w:rFonts w:ascii="Roboto" w:hAnsi="Roboto" w:eastAsia="Aptos"/>
          <w:b w:val="1"/>
          <w:bCs w:val="1"/>
          <w:color w:val="000000" w:themeColor="text1" w:themeTint="FF" w:themeShade="FF"/>
          <w:sz w:val="20"/>
          <w:szCs w:val="20"/>
          <w:lang w:val="en-GB"/>
        </w:rPr>
        <w:t>rasil</w:t>
      </w:r>
      <w:r w:rsidRPr="674E84FC" w:rsidR="000C2AA1">
        <w:rPr>
          <w:rFonts w:ascii="Roboto" w:hAnsi="Roboto" w:eastAsia="Aptos"/>
          <w:color w:val="000000" w:themeColor="text1" w:themeTint="FF" w:themeShade="FF"/>
          <w:sz w:val="20"/>
          <w:szCs w:val="20"/>
          <w:lang w:val="en-GB"/>
        </w:rPr>
        <w:t>,</w:t>
      </w:r>
      <w:r w:rsidRPr="674E84FC" w:rsidR="00C86AB3">
        <w:rPr>
          <w:rFonts w:ascii="Roboto" w:hAnsi="Roboto" w:eastAsia="Aptos"/>
          <w:color w:val="000000" w:themeColor="text1" w:themeTint="FF" w:themeShade="FF"/>
          <w:sz w:val="20"/>
          <w:szCs w:val="20"/>
          <w:lang w:val="en-GB"/>
        </w:rPr>
        <w:t xml:space="preserve"> and </w:t>
      </w:r>
      <w:r w:rsidRPr="674E84FC" w:rsidR="000C2AA1">
        <w:rPr>
          <w:rFonts w:ascii="Roboto" w:hAnsi="Roboto" w:eastAsia="Aptos"/>
          <w:b w:val="1"/>
          <w:bCs w:val="1"/>
          <w:color w:val="000000" w:themeColor="text1" w:themeTint="FF" w:themeShade="FF"/>
          <w:sz w:val="20"/>
          <w:szCs w:val="20"/>
          <w:lang w:val="en-GB"/>
        </w:rPr>
        <w:t>UNICATADORES</w:t>
      </w:r>
      <w:r w:rsidRPr="674E84FC" w:rsidR="000C2AA1">
        <w:rPr>
          <w:rFonts w:ascii="Roboto" w:hAnsi="Roboto" w:eastAsia="Aptos"/>
          <w:color w:val="000000" w:themeColor="text1" w:themeTint="FF" w:themeShade="FF"/>
          <w:sz w:val="20"/>
          <w:szCs w:val="20"/>
          <w:lang w:val="en-GB"/>
        </w:rPr>
        <w:t xml:space="preserve">). In this model, </w:t>
      </w:r>
      <w:r w:rsidRPr="674E84FC" w:rsidR="000C2AA1">
        <w:rPr>
          <w:rFonts w:ascii="Roboto" w:hAnsi="Roboto" w:eastAsia="Aptos"/>
          <w:b w:val="1"/>
          <w:bCs w:val="1"/>
          <w:color w:val="000000" w:themeColor="text1" w:themeTint="FF" w:themeShade="FF"/>
          <w:sz w:val="20"/>
          <w:szCs w:val="20"/>
          <w:lang w:val="en-GB"/>
        </w:rPr>
        <w:t>strategic stakeholder ecosystems</w:t>
      </w:r>
      <w:r w:rsidRPr="674E84FC" w:rsidR="000C2AA1">
        <w:rPr>
          <w:rFonts w:ascii="Roboto" w:hAnsi="Roboto" w:eastAsia="Aptos"/>
          <w:color w:val="000000" w:themeColor="text1" w:themeTint="FF" w:themeShade="FF"/>
          <w:sz w:val="20"/>
          <w:szCs w:val="20"/>
          <w:lang w:val="en-GB"/>
        </w:rPr>
        <w:t xml:space="preserve">—public, private, academic, civil society and multilateral—are </w:t>
      </w:r>
      <w:r w:rsidRPr="674E84FC" w:rsidR="000C2AA1">
        <w:rPr>
          <w:rFonts w:ascii="Roboto" w:hAnsi="Roboto" w:eastAsia="Aptos"/>
          <w:b w:val="1"/>
          <w:bCs w:val="1"/>
          <w:color w:val="000000" w:themeColor="text1" w:themeTint="FF" w:themeShade="FF"/>
          <w:sz w:val="20"/>
          <w:szCs w:val="20"/>
          <w:lang w:val="en-GB"/>
        </w:rPr>
        <w:t>central</w:t>
      </w:r>
      <w:r w:rsidRPr="674E84FC" w:rsidR="000C2AA1">
        <w:rPr>
          <w:rFonts w:ascii="Roboto" w:hAnsi="Roboto" w:eastAsia="Aptos"/>
          <w:color w:val="000000" w:themeColor="text1" w:themeTint="FF" w:themeShade="FF"/>
          <w:sz w:val="20"/>
          <w:szCs w:val="20"/>
          <w:lang w:val="en-GB"/>
        </w:rPr>
        <w:t xml:space="preserve"> to achieving scale, sustainability, and systemic change. Building these ecosystems represents a </w:t>
      </w:r>
      <w:r w:rsidRPr="674E84FC" w:rsidR="000C2AA1">
        <w:rPr>
          <w:rFonts w:ascii="Roboto" w:hAnsi="Roboto" w:eastAsia="Aptos"/>
          <w:b w:val="1"/>
          <w:bCs w:val="1"/>
          <w:color w:val="000000" w:themeColor="text1" w:themeTint="FF" w:themeShade="FF"/>
          <w:sz w:val="20"/>
          <w:szCs w:val="20"/>
          <w:lang w:val="en-GB"/>
        </w:rPr>
        <w:t>major strategic shift</w:t>
      </w:r>
      <w:r w:rsidRPr="674E84FC" w:rsidR="000C2AA1">
        <w:rPr>
          <w:rFonts w:ascii="Roboto" w:hAnsi="Roboto" w:eastAsia="Aptos"/>
          <w:color w:val="000000" w:themeColor="text1" w:themeTint="FF" w:themeShade="FF"/>
          <w:sz w:val="20"/>
          <w:szCs w:val="20"/>
          <w:lang w:val="en-GB"/>
        </w:rPr>
        <w:t xml:space="preserve"> from the 2022–2026 programme, requiring increased investment by </w:t>
      </w:r>
      <w:r w:rsidRPr="674E84FC" w:rsidR="000C2AA1">
        <w:rPr>
          <w:rFonts w:ascii="Roboto" w:hAnsi="Roboto" w:eastAsia="Aptos"/>
          <w:color w:val="000000" w:themeColor="text1" w:themeTint="FF" w:themeShade="FF"/>
          <w:sz w:val="20"/>
          <w:szCs w:val="20"/>
          <w:lang w:val="en-GB"/>
        </w:rPr>
        <w:t>Trias</w:t>
      </w:r>
      <w:r w:rsidRPr="674E84FC" w:rsidR="000C2AA1">
        <w:rPr>
          <w:rFonts w:ascii="Roboto" w:hAnsi="Roboto" w:eastAsia="Aptos"/>
          <w:color w:val="000000" w:themeColor="text1" w:themeTint="FF" w:themeShade="FF"/>
          <w:sz w:val="20"/>
          <w:szCs w:val="20"/>
          <w:lang w:val="en-GB"/>
        </w:rPr>
        <w:t xml:space="preserve"> SAM and Brazil to reinforce multi</w:t>
      </w:r>
      <w:r>
        <w:noBreakHyphen/>
      </w:r>
      <w:r w:rsidRPr="674E84FC" w:rsidR="000C2AA1">
        <w:rPr>
          <w:rFonts w:ascii="Roboto" w:hAnsi="Roboto" w:eastAsia="Aptos"/>
          <w:color w:val="000000" w:themeColor="text1" w:themeTint="FF" w:themeShade="FF"/>
          <w:sz w:val="20"/>
          <w:szCs w:val="20"/>
          <w:lang w:val="en-GB"/>
        </w:rPr>
        <w:t xml:space="preserve">level networks (local </w:t>
      </w:r>
      <w:r w:rsidRPr="674E84FC" w:rsidR="000C2AA1">
        <w:rPr>
          <w:rFonts w:eastAsia="Aptos"/>
          <w:color w:val="000000" w:themeColor="text1" w:themeTint="FF" w:themeShade="FF"/>
          <w:sz w:val="20"/>
          <w:szCs w:val="20"/>
          <w:lang w:val="en-GB"/>
        </w:rPr>
        <w:t>→</w:t>
      </w:r>
      <w:r w:rsidRPr="674E84FC" w:rsidR="000C2AA1">
        <w:rPr>
          <w:rFonts w:ascii="Roboto" w:hAnsi="Roboto" w:eastAsia="Aptos"/>
          <w:color w:val="000000" w:themeColor="text1" w:themeTint="FF" w:themeShade="FF"/>
          <w:sz w:val="20"/>
          <w:szCs w:val="20"/>
          <w:lang w:val="en-GB"/>
        </w:rPr>
        <w:t xml:space="preserve"> state </w:t>
      </w:r>
      <w:r w:rsidRPr="674E84FC" w:rsidR="000C2AA1">
        <w:rPr>
          <w:rFonts w:eastAsia="Aptos"/>
          <w:color w:val="000000" w:themeColor="text1" w:themeTint="FF" w:themeShade="FF"/>
          <w:sz w:val="20"/>
          <w:szCs w:val="20"/>
          <w:lang w:val="en-GB"/>
        </w:rPr>
        <w:t>→</w:t>
      </w:r>
      <w:r w:rsidRPr="674E84FC" w:rsidR="000C2AA1">
        <w:rPr>
          <w:rFonts w:ascii="Roboto" w:hAnsi="Roboto" w:eastAsia="Aptos"/>
          <w:color w:val="000000" w:themeColor="text1" w:themeTint="FF" w:themeShade="FF"/>
          <w:sz w:val="20"/>
          <w:szCs w:val="20"/>
          <w:lang w:val="en-GB"/>
        </w:rPr>
        <w:t xml:space="preserve"> national </w:t>
      </w:r>
      <w:r w:rsidRPr="674E84FC" w:rsidR="000C2AA1">
        <w:rPr>
          <w:rFonts w:eastAsia="Aptos"/>
          <w:color w:val="000000" w:themeColor="text1" w:themeTint="FF" w:themeShade="FF"/>
          <w:sz w:val="20"/>
          <w:szCs w:val="20"/>
          <w:lang w:val="en-GB"/>
        </w:rPr>
        <w:t>→</w:t>
      </w:r>
      <w:r w:rsidRPr="674E84FC" w:rsidR="000C2AA1">
        <w:rPr>
          <w:rFonts w:ascii="Roboto" w:hAnsi="Roboto" w:eastAsia="Aptos"/>
          <w:color w:val="000000" w:themeColor="text1" w:themeTint="FF" w:themeShade="FF"/>
          <w:sz w:val="20"/>
          <w:szCs w:val="20"/>
          <w:lang w:val="en-GB"/>
        </w:rPr>
        <w:t xml:space="preserve"> regional </w:t>
      </w:r>
      <w:r w:rsidRPr="674E84FC" w:rsidR="000C2AA1">
        <w:rPr>
          <w:rFonts w:eastAsia="Aptos"/>
          <w:color w:val="000000" w:themeColor="text1" w:themeTint="FF" w:themeShade="FF"/>
          <w:sz w:val="20"/>
          <w:szCs w:val="20"/>
          <w:lang w:val="en-GB"/>
        </w:rPr>
        <w:t>→</w:t>
      </w:r>
      <w:r w:rsidRPr="674E84FC" w:rsidR="000C2AA1">
        <w:rPr>
          <w:rFonts w:ascii="Roboto" w:hAnsi="Roboto" w:eastAsia="Aptos"/>
          <w:color w:val="000000" w:themeColor="text1" w:themeTint="FF" w:themeShade="FF"/>
          <w:sz w:val="20"/>
          <w:szCs w:val="20"/>
          <w:lang w:val="en-GB"/>
        </w:rPr>
        <w:t xml:space="preserve"> international). This approach is fully aligned with the </w:t>
      </w:r>
      <w:r w:rsidRPr="674E84FC" w:rsidR="000C2AA1">
        <w:rPr>
          <w:rFonts w:ascii="Roboto" w:hAnsi="Roboto" w:eastAsia="Aptos"/>
          <w:color w:val="000000" w:themeColor="text1" w:themeTint="FF" w:themeShade="FF"/>
          <w:sz w:val="20"/>
          <w:szCs w:val="20"/>
          <w:lang w:val="en-GB"/>
        </w:rPr>
        <w:t>Trias</w:t>
      </w:r>
      <w:r w:rsidRPr="674E84FC" w:rsidR="000C2AA1">
        <w:rPr>
          <w:rFonts w:ascii="Roboto" w:hAnsi="Roboto" w:eastAsia="Aptos"/>
          <w:color w:val="000000" w:themeColor="text1" w:themeTint="FF" w:themeShade="FF"/>
          <w:sz w:val="20"/>
          <w:szCs w:val="20"/>
          <w:lang w:val="en-GB"/>
        </w:rPr>
        <w:t xml:space="preserve"> Theory of Change</w:t>
      </w:r>
      <w:ins w:author="Tine Vanhee" w:date="2026-05-11T15:46:00Z" w16du:dateUtc="2026-05-11T13:46:00Z" w:id="1206310507">
        <w:r w:rsidRPr="674E84FC" w:rsidR="0082774D">
          <w:rPr>
            <w:rFonts w:ascii="Roboto" w:hAnsi="Roboto" w:eastAsia="Aptos"/>
            <w:color w:val="000000" w:themeColor="text1" w:themeTint="FF" w:themeShade="FF"/>
            <w:sz w:val="20"/>
            <w:szCs w:val="20"/>
            <w:lang w:val="en-GB"/>
          </w:rPr>
          <w:t>.</w:t>
        </w:r>
      </w:ins>
    </w:p>
    <w:p w:rsidRPr="000C2AA1" w:rsidR="000C2AA1" w:rsidP="004B6110" w:rsidRDefault="000C2AA1" w14:paraId="3E06BCB5" w14:textId="77709389">
      <w:pPr>
        <w:spacing w:before="180" w:after="180"/>
        <w:jc w:val="both"/>
        <w:rPr>
          <w:rFonts w:ascii="Roboto" w:hAnsi="Roboto" w:eastAsia="Aptos"/>
          <w:iCs/>
          <w:color w:val="000000" w:themeColor="text1"/>
          <w:sz w:val="20"/>
          <w:szCs w:val="20"/>
          <w:lang w:val="en-GB"/>
        </w:rPr>
      </w:pPr>
      <w:proofErr w:type="spellStart"/>
      <w:r w:rsidRPr="000C2AA1">
        <w:rPr>
          <w:rFonts w:ascii="Roboto" w:hAnsi="Roboto" w:eastAsia="Aptos"/>
          <w:iCs/>
          <w:color w:val="000000" w:themeColor="text1"/>
          <w:sz w:val="20"/>
          <w:szCs w:val="20"/>
          <w:lang w:val="en-GB"/>
        </w:rPr>
        <w:t>Trias</w:t>
      </w:r>
      <w:proofErr w:type="spellEnd"/>
      <w:r w:rsidRPr="000C2AA1">
        <w:rPr>
          <w:rFonts w:ascii="Roboto" w:hAnsi="Roboto" w:eastAsia="Aptos"/>
          <w:iCs/>
          <w:color w:val="000000" w:themeColor="text1"/>
          <w:sz w:val="20"/>
          <w:szCs w:val="20"/>
          <w:lang w:val="en-GB"/>
        </w:rPr>
        <w:t xml:space="preserve"> </w:t>
      </w:r>
      <w:r w:rsidR="008D5202">
        <w:rPr>
          <w:rFonts w:ascii="Roboto" w:hAnsi="Roboto" w:eastAsia="Aptos"/>
          <w:iCs/>
          <w:color w:val="000000" w:themeColor="text1"/>
          <w:sz w:val="20"/>
          <w:szCs w:val="20"/>
          <w:lang w:val="en-GB"/>
        </w:rPr>
        <w:t xml:space="preserve">will, together with its MBO partners, build an </w:t>
      </w:r>
      <w:r w:rsidRPr="000C2AA1">
        <w:rPr>
          <w:rFonts w:ascii="Roboto" w:hAnsi="Roboto" w:eastAsia="Aptos"/>
          <w:iCs/>
          <w:color w:val="000000" w:themeColor="text1"/>
          <w:sz w:val="20"/>
          <w:szCs w:val="20"/>
          <w:lang w:val="en-GB"/>
        </w:rPr>
        <w:t>ecosystem of collaboration with strategic stakeholders from national and international levels. Especially with the 3</w:t>
      </w:r>
      <w:r w:rsidRPr="000C2AA1">
        <w:rPr>
          <w:rFonts w:ascii="Roboto" w:hAnsi="Roboto" w:eastAsia="Aptos"/>
          <w:iCs/>
          <w:color w:val="000000" w:themeColor="text1"/>
          <w:sz w:val="20"/>
          <w:szCs w:val="20"/>
          <w:vertAlign w:val="superscript"/>
          <w:lang w:val="en-GB"/>
        </w:rPr>
        <w:t>rd</w:t>
      </w:r>
      <w:r w:rsidRPr="000C2AA1">
        <w:rPr>
          <w:rFonts w:ascii="Roboto" w:hAnsi="Roboto" w:eastAsia="Aptos"/>
          <w:iCs/>
          <w:color w:val="000000" w:themeColor="text1"/>
          <w:sz w:val="20"/>
          <w:szCs w:val="20"/>
          <w:lang w:val="en-GB"/>
        </w:rPr>
        <w:t xml:space="preserve"> level MBOs, </w:t>
      </w:r>
      <w:proofErr w:type="spellStart"/>
      <w:r w:rsidRPr="000C2AA1">
        <w:rPr>
          <w:rFonts w:ascii="Roboto" w:hAnsi="Roboto" w:eastAsia="Aptos"/>
          <w:iCs/>
          <w:color w:val="000000" w:themeColor="text1"/>
          <w:sz w:val="20"/>
          <w:szCs w:val="20"/>
          <w:lang w:val="en-GB"/>
        </w:rPr>
        <w:t>Trias</w:t>
      </w:r>
      <w:proofErr w:type="spellEnd"/>
      <w:r w:rsidRPr="000C2AA1">
        <w:rPr>
          <w:rFonts w:ascii="Roboto" w:hAnsi="Roboto" w:eastAsia="Aptos"/>
          <w:iCs/>
          <w:color w:val="000000" w:themeColor="text1"/>
          <w:sz w:val="20"/>
          <w:szCs w:val="20"/>
          <w:lang w:val="en-GB"/>
        </w:rPr>
        <w:t xml:space="preserve"> will dedicate efforts on building bridges and network</w:t>
      </w:r>
      <w:r w:rsidR="00DE0C70">
        <w:rPr>
          <w:rFonts w:ascii="Roboto" w:hAnsi="Roboto" w:eastAsia="Aptos"/>
          <w:iCs/>
          <w:color w:val="000000" w:themeColor="text1"/>
          <w:sz w:val="20"/>
          <w:szCs w:val="20"/>
          <w:lang w:val="en-GB"/>
        </w:rPr>
        <w:t>ing</w:t>
      </w:r>
      <w:r w:rsidR="002E58D1">
        <w:rPr>
          <w:rFonts w:ascii="Roboto" w:hAnsi="Roboto" w:eastAsia="Aptos"/>
          <w:iCs/>
          <w:color w:val="000000" w:themeColor="text1"/>
          <w:sz w:val="20"/>
          <w:szCs w:val="20"/>
          <w:lang w:val="en-GB"/>
        </w:rPr>
        <w:t xml:space="preserve">, </w:t>
      </w:r>
      <w:r w:rsidRPr="002E58D1" w:rsidR="002E58D1">
        <w:rPr>
          <w:rFonts w:ascii="Roboto" w:hAnsi="Roboto" w:eastAsia="Aptos"/>
          <w:iCs/>
          <w:color w:val="000000" w:themeColor="text1"/>
          <w:sz w:val="20"/>
          <w:szCs w:val="20"/>
          <w:lang w:val="en-US"/>
        </w:rPr>
        <w:t>leveraging their maturity and systemic influence</w:t>
      </w:r>
      <w:r w:rsidRPr="000C2AA1">
        <w:rPr>
          <w:rFonts w:ascii="Roboto" w:hAnsi="Roboto" w:eastAsia="Aptos"/>
          <w:iCs/>
          <w:color w:val="000000" w:themeColor="text1"/>
          <w:sz w:val="20"/>
          <w:szCs w:val="20"/>
          <w:lang w:val="en-GB"/>
        </w:rPr>
        <w:t xml:space="preserve">. In collaboration with Brazilian partners and the </w:t>
      </w:r>
      <w:proofErr w:type="spellStart"/>
      <w:r w:rsidRPr="000C2AA1">
        <w:rPr>
          <w:rFonts w:ascii="Roboto" w:hAnsi="Roboto" w:eastAsia="Aptos"/>
          <w:iCs/>
          <w:color w:val="000000" w:themeColor="text1"/>
          <w:sz w:val="20"/>
          <w:szCs w:val="20"/>
          <w:lang w:val="en-GB"/>
        </w:rPr>
        <w:t>Trias</w:t>
      </w:r>
      <w:proofErr w:type="spellEnd"/>
      <w:r w:rsidRPr="000C2AA1">
        <w:rPr>
          <w:rFonts w:ascii="Roboto" w:hAnsi="Roboto" w:eastAsia="Aptos"/>
          <w:iCs/>
          <w:color w:val="000000" w:themeColor="text1"/>
          <w:sz w:val="20"/>
          <w:szCs w:val="20"/>
          <w:lang w:val="en-GB"/>
        </w:rPr>
        <w:t xml:space="preserve"> South America network, the programme will strengthen and diversify partnerships across the following stakeholder categories:</w:t>
      </w:r>
    </w:p>
    <w:p w:rsidRPr="0070308B" w:rsidR="000C2AA1" w:rsidP="00D23D8B" w:rsidRDefault="000C2AA1" w14:paraId="23823E67" w14:textId="369619AB">
      <w:pPr>
        <w:numPr>
          <w:ilvl w:val="0"/>
          <w:numId w:val="32"/>
        </w:numPr>
        <w:spacing w:before="180" w:after="180"/>
        <w:ind w:left="284" w:hanging="207"/>
        <w:jc w:val="both"/>
        <w:rPr>
          <w:rFonts w:ascii="Roboto" w:hAnsi="Roboto" w:eastAsia="Aptos"/>
          <w:iCs/>
          <w:color w:val="000000" w:themeColor="text1"/>
          <w:sz w:val="20"/>
          <w:szCs w:val="20"/>
          <w:u w:val="single"/>
          <w:lang w:val="en-GB"/>
        </w:rPr>
      </w:pPr>
      <w:r w:rsidRPr="000C2AA1">
        <w:rPr>
          <w:rFonts w:ascii="Roboto" w:hAnsi="Roboto" w:eastAsia="Aptos"/>
          <w:iCs/>
          <w:color w:val="000000" w:themeColor="text1"/>
          <w:sz w:val="20"/>
          <w:szCs w:val="20"/>
          <w:u w:val="single"/>
          <w:lang w:val="en-GB"/>
        </w:rPr>
        <w:t xml:space="preserve">Private Sector – </w:t>
      </w:r>
      <w:r w:rsidRPr="0070308B" w:rsidR="0070308B">
        <w:rPr>
          <w:rFonts w:ascii="Roboto" w:hAnsi="Roboto" w:eastAsia="Aptos"/>
          <w:iCs/>
          <w:color w:val="000000" w:themeColor="text1"/>
          <w:sz w:val="20"/>
          <w:szCs w:val="20"/>
          <w:u w:val="single"/>
          <w:lang w:val="en-GB"/>
        </w:rPr>
        <w:t>E</w:t>
      </w:r>
      <w:proofErr w:type="spellStart"/>
      <w:r w:rsidRPr="0070308B" w:rsidR="0070308B">
        <w:rPr>
          <w:rFonts w:ascii="Roboto" w:hAnsi="Roboto" w:eastAsia="Aptos"/>
          <w:b/>
          <w:bCs/>
          <w:iCs/>
          <w:color w:val="000000" w:themeColor="text1"/>
          <w:sz w:val="20"/>
          <w:szCs w:val="20"/>
          <w:u w:val="single"/>
          <w:lang w:val="en-US"/>
        </w:rPr>
        <w:t>ngines</w:t>
      </w:r>
      <w:proofErr w:type="spellEnd"/>
      <w:r w:rsidRPr="0070308B" w:rsidR="0070308B">
        <w:rPr>
          <w:rFonts w:ascii="Roboto" w:hAnsi="Roboto" w:eastAsia="Aptos"/>
          <w:b/>
          <w:bCs/>
          <w:iCs/>
          <w:color w:val="000000" w:themeColor="text1"/>
          <w:sz w:val="20"/>
          <w:szCs w:val="20"/>
          <w:u w:val="single"/>
          <w:lang w:val="en-US"/>
        </w:rPr>
        <w:t xml:space="preserve"> for inclusive and climate</w:t>
      </w:r>
      <w:r w:rsidRPr="0070308B" w:rsidR="0070308B">
        <w:rPr>
          <w:rFonts w:ascii="Roboto" w:hAnsi="Roboto" w:eastAsia="Aptos"/>
          <w:b/>
          <w:bCs/>
          <w:iCs/>
          <w:color w:val="000000" w:themeColor="text1"/>
          <w:sz w:val="20"/>
          <w:szCs w:val="20"/>
          <w:u w:val="single"/>
          <w:lang w:val="en-US"/>
        </w:rPr>
        <w:noBreakHyphen/>
      </w:r>
      <w:r w:rsidRPr="0070308B" w:rsidR="0070308B">
        <w:rPr>
          <w:rFonts w:ascii="Roboto" w:hAnsi="Roboto" w:eastAsia="Aptos"/>
          <w:b/>
          <w:bCs/>
          <w:iCs/>
          <w:color w:val="000000" w:themeColor="text1"/>
          <w:sz w:val="20"/>
          <w:szCs w:val="20"/>
          <w:u w:val="single"/>
          <w:lang w:val="en-US"/>
        </w:rPr>
        <w:t>smart market transformation, addressing value chain gaps and promoting sustainability</w:t>
      </w:r>
    </w:p>
    <w:p w:rsidRPr="0070308B" w:rsidR="0070308B" w:rsidP="0070308B" w:rsidRDefault="0070308B" w14:paraId="049BCC2A" w14:textId="593F0AF6">
      <w:pPr>
        <w:jc w:val="both"/>
        <w:rPr>
          <w:rFonts w:ascii="Roboto" w:hAnsi="Roboto" w:eastAsia="Aptos"/>
          <w:iCs/>
          <w:color w:val="000000" w:themeColor="text1"/>
          <w:sz w:val="20"/>
          <w:szCs w:val="20"/>
          <w:lang w:val="en-GB"/>
        </w:rPr>
      </w:pPr>
      <w:proofErr w:type="spellStart"/>
      <w:r w:rsidRPr="0070308B">
        <w:rPr>
          <w:rFonts w:ascii="Roboto" w:hAnsi="Roboto" w:eastAsia="Aptos"/>
          <w:iCs/>
          <w:color w:val="000000" w:themeColor="text1"/>
          <w:sz w:val="20"/>
          <w:szCs w:val="20"/>
          <w:lang w:val="en-GB"/>
        </w:rPr>
        <w:t>Trias</w:t>
      </w:r>
      <w:proofErr w:type="spellEnd"/>
      <w:r w:rsidRPr="0070308B">
        <w:rPr>
          <w:rFonts w:ascii="Roboto" w:hAnsi="Roboto" w:eastAsia="Aptos"/>
          <w:iCs/>
          <w:color w:val="000000" w:themeColor="text1"/>
          <w:sz w:val="20"/>
          <w:szCs w:val="20"/>
          <w:lang w:val="en-GB"/>
        </w:rPr>
        <w:t xml:space="preserve"> engages with private partners to address market gaps and make value chains more sustainable and inclusive. Two strategic partnerships are established: with </w:t>
      </w:r>
      <w:r w:rsidRPr="0070308B">
        <w:rPr>
          <w:rFonts w:ascii="Roboto" w:hAnsi="Roboto" w:eastAsia="Aptos"/>
          <w:b/>
          <w:bCs/>
          <w:iCs/>
          <w:color w:val="000000" w:themeColor="text1"/>
          <w:sz w:val="20"/>
          <w:szCs w:val="20"/>
          <w:lang w:val="en-GB"/>
        </w:rPr>
        <w:t>Colruyt Group</w:t>
      </w:r>
      <w:r w:rsidRPr="0070308B">
        <w:rPr>
          <w:rFonts w:ascii="Roboto" w:hAnsi="Roboto" w:eastAsia="Aptos"/>
          <w:iCs/>
          <w:color w:val="000000" w:themeColor="text1"/>
          <w:sz w:val="20"/>
          <w:szCs w:val="20"/>
          <w:lang w:val="en-GB"/>
        </w:rPr>
        <w:t> (beekeeping project strengthening youth employability) and with </w:t>
      </w:r>
      <w:proofErr w:type="spellStart"/>
      <w:r w:rsidRPr="0070308B">
        <w:rPr>
          <w:rFonts w:ascii="Roboto" w:hAnsi="Roboto" w:eastAsia="Aptos"/>
          <w:b/>
          <w:bCs/>
          <w:iCs/>
          <w:color w:val="000000" w:themeColor="text1"/>
          <w:sz w:val="20"/>
          <w:szCs w:val="20"/>
          <w:lang w:val="en-GB"/>
        </w:rPr>
        <w:t>Suzano</w:t>
      </w:r>
      <w:proofErr w:type="spellEnd"/>
      <w:r w:rsidRPr="0070308B">
        <w:rPr>
          <w:rFonts w:ascii="Roboto" w:hAnsi="Roboto" w:eastAsia="Aptos"/>
          <w:iCs/>
          <w:color w:val="000000" w:themeColor="text1"/>
          <w:sz w:val="20"/>
          <w:szCs w:val="20"/>
          <w:lang w:val="en-GB"/>
        </w:rPr>
        <w:t> (</w:t>
      </w:r>
      <w:proofErr w:type="spellStart"/>
      <w:r w:rsidRPr="0070308B">
        <w:rPr>
          <w:rFonts w:ascii="Roboto" w:hAnsi="Roboto" w:eastAsia="Aptos"/>
          <w:iCs/>
          <w:color w:val="000000" w:themeColor="text1"/>
          <w:sz w:val="20"/>
          <w:szCs w:val="20"/>
          <w:lang w:val="en-GB"/>
        </w:rPr>
        <w:t>sociobiodiversity</w:t>
      </w:r>
      <w:proofErr w:type="spellEnd"/>
      <w:r w:rsidRPr="0070308B">
        <w:rPr>
          <w:rFonts w:ascii="Roboto" w:hAnsi="Roboto" w:eastAsia="Aptos"/>
          <w:iCs/>
          <w:color w:val="000000" w:themeColor="text1"/>
          <w:sz w:val="20"/>
          <w:szCs w:val="20"/>
          <w:lang w:val="en-GB"/>
        </w:rPr>
        <w:t xml:space="preserve">, climate innovation and Amazon bioeconomy, contributing to ESG/CSR commitments). </w:t>
      </w:r>
      <w:proofErr w:type="spellStart"/>
      <w:r w:rsidRPr="0070308B">
        <w:rPr>
          <w:rFonts w:ascii="Roboto" w:hAnsi="Roboto" w:eastAsia="Aptos"/>
          <w:iCs/>
          <w:color w:val="000000" w:themeColor="text1"/>
          <w:sz w:val="20"/>
          <w:szCs w:val="20"/>
          <w:lang w:val="en-GB"/>
        </w:rPr>
        <w:t>Trias</w:t>
      </w:r>
      <w:proofErr w:type="spellEnd"/>
      <w:r w:rsidRPr="0070308B">
        <w:rPr>
          <w:rFonts w:ascii="Roboto" w:hAnsi="Roboto" w:eastAsia="Aptos"/>
          <w:iCs/>
          <w:color w:val="000000" w:themeColor="text1"/>
          <w:sz w:val="20"/>
          <w:szCs w:val="20"/>
          <w:lang w:val="en-GB"/>
        </w:rPr>
        <w:t xml:space="preserve"> also works with public authorities to unlock programmes, subsidies and technical assistance for family farming, waste pickers and the Amazon bioeconomy. Key partners include federal agencies (MDA, MAPA, APEX, SAF), state and municipal governments (Amazon, Northeast, São Paulo, Rio de Janeiro), and diplomatic channels (ABC, </w:t>
      </w:r>
      <w:proofErr w:type="spellStart"/>
      <w:r w:rsidRPr="0070308B">
        <w:rPr>
          <w:rFonts w:ascii="Roboto" w:hAnsi="Roboto" w:eastAsia="Aptos"/>
          <w:iCs/>
          <w:color w:val="000000" w:themeColor="text1"/>
          <w:sz w:val="20"/>
          <w:szCs w:val="20"/>
          <w:lang w:val="en-GB"/>
        </w:rPr>
        <w:t>Itamaraty</w:t>
      </w:r>
      <w:proofErr w:type="spellEnd"/>
      <w:r w:rsidRPr="0070308B">
        <w:rPr>
          <w:rFonts w:ascii="Roboto" w:hAnsi="Roboto" w:eastAsia="Aptos"/>
          <w:iCs/>
          <w:color w:val="000000" w:themeColor="text1"/>
          <w:sz w:val="20"/>
          <w:szCs w:val="20"/>
          <w:lang w:val="en-GB"/>
        </w:rPr>
        <w:t xml:space="preserve">). </w:t>
      </w:r>
      <w:proofErr w:type="spellStart"/>
      <w:r w:rsidRPr="0070308B">
        <w:rPr>
          <w:rFonts w:ascii="Roboto" w:hAnsi="Roboto" w:eastAsia="Aptos"/>
          <w:iCs/>
          <w:color w:val="000000" w:themeColor="text1"/>
          <w:sz w:val="20"/>
          <w:szCs w:val="20"/>
          <w:lang w:val="en-GB"/>
        </w:rPr>
        <w:t>Trias</w:t>
      </w:r>
      <w:proofErr w:type="spellEnd"/>
      <w:r w:rsidRPr="0070308B">
        <w:rPr>
          <w:rFonts w:ascii="Roboto" w:hAnsi="Roboto" w:eastAsia="Aptos"/>
          <w:iCs/>
          <w:color w:val="000000" w:themeColor="text1"/>
          <w:sz w:val="20"/>
          <w:szCs w:val="20"/>
          <w:lang w:val="en-GB"/>
        </w:rPr>
        <w:t>' role across both sectors is to facilitate dialogue, enable co</w:t>
      </w:r>
      <w:r w:rsidRPr="0070308B">
        <w:rPr>
          <w:rFonts w:ascii="Roboto" w:hAnsi="Roboto" w:eastAsia="Aptos"/>
          <w:iCs/>
          <w:color w:val="000000" w:themeColor="text1"/>
          <w:sz w:val="20"/>
          <w:szCs w:val="20"/>
          <w:lang w:val="en-GB"/>
        </w:rPr>
        <w:noBreakHyphen/>
      </w:r>
      <w:r w:rsidRPr="0070308B">
        <w:rPr>
          <w:rFonts w:ascii="Roboto" w:hAnsi="Roboto" w:eastAsia="Aptos"/>
          <w:iCs/>
          <w:color w:val="000000" w:themeColor="text1"/>
          <w:sz w:val="20"/>
          <w:szCs w:val="20"/>
          <w:lang w:val="en-GB"/>
        </w:rPr>
        <w:t>investment and blended finance, align MBO needs with policies (PNAE, PAA, PNRS), integrate MBO-led PES and carbon pilots into climate policies, and support UNICOPAS in replicating inclusive cooperative legislation.</w:t>
      </w:r>
    </w:p>
    <w:p w:rsidRPr="0070308B" w:rsidR="000C2AA1" w:rsidP="0070308B" w:rsidRDefault="000C2AA1" w14:paraId="1C474544" w14:textId="77777777">
      <w:pPr>
        <w:numPr>
          <w:ilvl w:val="0"/>
          <w:numId w:val="32"/>
        </w:numPr>
        <w:spacing w:before="180" w:after="180"/>
        <w:ind w:left="284" w:hanging="207"/>
        <w:jc w:val="both"/>
        <w:rPr>
          <w:rFonts w:ascii="Roboto" w:hAnsi="Roboto" w:eastAsia="Aptos"/>
          <w:iCs/>
          <w:color w:val="000000" w:themeColor="text1"/>
          <w:sz w:val="20"/>
          <w:szCs w:val="20"/>
          <w:u w:val="single"/>
          <w:lang w:val="en-GB"/>
        </w:rPr>
      </w:pPr>
      <w:r w:rsidRPr="0070308B">
        <w:rPr>
          <w:rFonts w:ascii="Roboto" w:hAnsi="Roboto" w:eastAsia="Aptos"/>
          <w:iCs/>
          <w:color w:val="000000" w:themeColor="text1"/>
          <w:sz w:val="20"/>
          <w:szCs w:val="20"/>
          <w:u w:val="single"/>
          <w:lang w:val="en-GB"/>
        </w:rPr>
        <w:t>Academia – Research, Evidence and Innovation for Sustainable Systems</w:t>
      </w:r>
    </w:p>
    <w:p w:rsidRPr="0070308B" w:rsidR="000C2AA1" w:rsidP="00D23D8B" w:rsidRDefault="0070308B" w14:paraId="24B29C6E" w14:textId="15B35EE4">
      <w:pPr>
        <w:spacing w:before="180" w:after="180"/>
        <w:jc w:val="both"/>
        <w:rPr>
          <w:rFonts w:ascii="Roboto" w:hAnsi="Roboto" w:eastAsia="Aptos"/>
          <w:iCs/>
          <w:color w:val="000000" w:themeColor="text1"/>
          <w:sz w:val="20"/>
          <w:szCs w:val="20"/>
          <w:lang w:val="en-GB"/>
        </w:rPr>
      </w:pPr>
      <w:proofErr w:type="spellStart"/>
      <w:r w:rsidRPr="0070308B">
        <w:rPr>
          <w:rFonts w:ascii="Roboto" w:hAnsi="Roboto" w:eastAsia="Aptos"/>
          <w:iCs/>
          <w:color w:val="000000" w:themeColor="text1"/>
          <w:sz w:val="20"/>
          <w:szCs w:val="20"/>
          <w:lang w:val="en-US"/>
        </w:rPr>
        <w:t>Trias</w:t>
      </w:r>
      <w:proofErr w:type="spellEnd"/>
      <w:r w:rsidRPr="0070308B">
        <w:rPr>
          <w:rFonts w:ascii="Roboto" w:hAnsi="Roboto" w:eastAsia="Aptos"/>
          <w:iCs/>
          <w:color w:val="000000" w:themeColor="text1"/>
          <w:sz w:val="20"/>
          <w:szCs w:val="20"/>
          <w:lang w:val="en-US"/>
        </w:rPr>
        <w:t xml:space="preserve"> partners with universities to generate evidence, measure impact and co</w:t>
      </w:r>
      <w:r w:rsidRPr="0070308B">
        <w:rPr>
          <w:rFonts w:ascii="Roboto" w:hAnsi="Roboto" w:eastAsia="Aptos"/>
          <w:iCs/>
          <w:color w:val="000000" w:themeColor="text1"/>
          <w:sz w:val="20"/>
          <w:szCs w:val="20"/>
          <w:lang w:val="en-US"/>
        </w:rPr>
        <w:noBreakHyphen/>
      </w:r>
      <w:r w:rsidRPr="0070308B">
        <w:rPr>
          <w:rFonts w:ascii="Roboto" w:hAnsi="Roboto" w:eastAsia="Aptos"/>
          <w:iCs/>
          <w:color w:val="000000" w:themeColor="text1"/>
          <w:sz w:val="20"/>
          <w:szCs w:val="20"/>
          <w:lang w:val="en-US"/>
        </w:rPr>
        <w:t xml:space="preserve">create innovative models that strengthen MBOs and their value chains. Key academic partners include UFOPA, UFPA, </w:t>
      </w:r>
      <w:proofErr w:type="spellStart"/>
      <w:r w:rsidRPr="0070308B">
        <w:rPr>
          <w:rFonts w:ascii="Roboto" w:hAnsi="Roboto" w:eastAsia="Aptos"/>
          <w:iCs/>
          <w:color w:val="000000" w:themeColor="text1"/>
          <w:sz w:val="20"/>
          <w:szCs w:val="20"/>
          <w:lang w:val="en-US"/>
        </w:rPr>
        <w:t>Unimontes</w:t>
      </w:r>
      <w:proofErr w:type="spellEnd"/>
      <w:r w:rsidRPr="0070308B">
        <w:rPr>
          <w:rFonts w:ascii="Roboto" w:hAnsi="Roboto" w:eastAsia="Aptos"/>
          <w:iCs/>
          <w:color w:val="000000" w:themeColor="text1"/>
          <w:sz w:val="20"/>
          <w:szCs w:val="20"/>
          <w:lang w:val="en-US"/>
        </w:rPr>
        <w:t xml:space="preserve"> and UFTO, with a focus on applied research in </w:t>
      </w:r>
      <w:proofErr w:type="spellStart"/>
      <w:r w:rsidRPr="0070308B">
        <w:rPr>
          <w:rFonts w:ascii="Roboto" w:hAnsi="Roboto" w:eastAsia="Aptos"/>
          <w:iCs/>
          <w:color w:val="000000" w:themeColor="text1"/>
          <w:sz w:val="20"/>
          <w:szCs w:val="20"/>
          <w:lang w:val="en-US"/>
        </w:rPr>
        <w:t>sociobiodiversity</w:t>
      </w:r>
      <w:proofErr w:type="spellEnd"/>
      <w:r w:rsidRPr="0070308B">
        <w:rPr>
          <w:rFonts w:ascii="Roboto" w:hAnsi="Roboto" w:eastAsia="Aptos"/>
          <w:iCs/>
          <w:color w:val="000000" w:themeColor="text1"/>
          <w:sz w:val="20"/>
          <w:szCs w:val="20"/>
          <w:lang w:val="en-US"/>
        </w:rPr>
        <w:t xml:space="preserve"> value chains, food systems and climate</w:t>
      </w:r>
      <w:r w:rsidRPr="0070308B">
        <w:rPr>
          <w:rFonts w:ascii="Roboto" w:hAnsi="Roboto" w:eastAsia="Aptos"/>
          <w:iCs/>
          <w:color w:val="000000" w:themeColor="text1"/>
          <w:sz w:val="20"/>
          <w:szCs w:val="20"/>
          <w:lang w:val="en-US"/>
        </w:rPr>
        <w:noBreakHyphen/>
      </w:r>
      <w:r w:rsidRPr="0070308B">
        <w:rPr>
          <w:rFonts w:ascii="Roboto" w:hAnsi="Roboto" w:eastAsia="Aptos"/>
          <w:iCs/>
          <w:color w:val="000000" w:themeColor="text1"/>
          <w:sz w:val="20"/>
          <w:szCs w:val="20"/>
          <w:lang w:val="en-US"/>
        </w:rPr>
        <w:t xml:space="preserve">resilient agriculture. </w:t>
      </w:r>
      <w:proofErr w:type="spellStart"/>
      <w:r w:rsidRPr="0070308B">
        <w:rPr>
          <w:rFonts w:ascii="Roboto" w:hAnsi="Roboto" w:eastAsia="Aptos"/>
          <w:iCs/>
          <w:color w:val="000000" w:themeColor="text1"/>
          <w:sz w:val="20"/>
          <w:szCs w:val="20"/>
          <w:lang w:val="en-US"/>
        </w:rPr>
        <w:t>Trias</w:t>
      </w:r>
      <w:proofErr w:type="spellEnd"/>
      <w:r w:rsidRPr="0070308B">
        <w:rPr>
          <w:rFonts w:ascii="Roboto" w:hAnsi="Roboto" w:eastAsia="Aptos"/>
          <w:iCs/>
          <w:color w:val="000000" w:themeColor="text1"/>
          <w:sz w:val="20"/>
          <w:szCs w:val="20"/>
          <w:lang w:val="en-US"/>
        </w:rPr>
        <w:t xml:space="preserve">' role is to connect academic research to MBO needs, facilitate </w:t>
      </w:r>
      <w:r w:rsidRPr="0070308B">
        <w:rPr>
          <w:rFonts w:ascii="Roboto" w:hAnsi="Roboto" w:eastAsia="Aptos"/>
          <w:iCs/>
          <w:color w:val="000000" w:themeColor="text1"/>
          <w:sz w:val="20"/>
          <w:szCs w:val="20"/>
          <w:lang w:val="en-US"/>
        </w:rPr>
        <w:t>participatory research design, and support the translation of research findings into practical tools and methodologies that can be applied by family farmers, waste pickers</w:t>
      </w:r>
      <w:r w:rsidR="006C4C67">
        <w:rPr>
          <w:rFonts w:ascii="Roboto" w:hAnsi="Roboto" w:eastAsia="Aptos"/>
          <w:iCs/>
          <w:color w:val="000000" w:themeColor="text1"/>
          <w:sz w:val="20"/>
          <w:szCs w:val="20"/>
          <w:lang w:val="en-US"/>
        </w:rPr>
        <w:t xml:space="preserve">, </w:t>
      </w:r>
      <w:r>
        <w:rPr>
          <w:rFonts w:ascii="Roboto" w:hAnsi="Roboto" w:eastAsia="Aptos"/>
          <w:iCs/>
          <w:color w:val="000000" w:themeColor="text1"/>
          <w:sz w:val="20"/>
          <w:szCs w:val="20"/>
          <w:lang w:val="en-US"/>
        </w:rPr>
        <w:t>rural</w:t>
      </w:r>
      <w:r w:rsidR="006C4C67">
        <w:rPr>
          <w:rFonts w:ascii="Roboto" w:hAnsi="Roboto" w:eastAsia="Aptos"/>
          <w:iCs/>
          <w:color w:val="000000" w:themeColor="text1"/>
          <w:sz w:val="20"/>
          <w:szCs w:val="20"/>
          <w:lang w:val="en-US"/>
        </w:rPr>
        <w:t xml:space="preserve"> and </w:t>
      </w:r>
      <w:r w:rsidRPr="0070308B">
        <w:rPr>
          <w:rFonts w:ascii="Roboto" w:hAnsi="Roboto" w:eastAsia="Aptos"/>
          <w:iCs/>
          <w:color w:val="000000" w:themeColor="text1"/>
          <w:sz w:val="20"/>
          <w:szCs w:val="20"/>
          <w:lang w:val="en-US"/>
        </w:rPr>
        <w:t>urban producers.</w:t>
      </w:r>
    </w:p>
    <w:p w:rsidR="000F2F2F" w:rsidP="000F2F2F" w:rsidRDefault="000C2AA1" w14:paraId="349CDF37" w14:textId="77777777">
      <w:pPr>
        <w:numPr>
          <w:ilvl w:val="0"/>
          <w:numId w:val="32"/>
        </w:numPr>
        <w:spacing w:before="180" w:after="180"/>
        <w:ind w:left="284" w:hanging="207"/>
        <w:jc w:val="both"/>
        <w:rPr>
          <w:rFonts w:ascii="Roboto" w:hAnsi="Roboto" w:eastAsia="Aptos"/>
          <w:iCs/>
          <w:color w:val="000000" w:themeColor="text1"/>
          <w:sz w:val="20"/>
          <w:szCs w:val="20"/>
          <w:u w:val="single"/>
          <w:lang w:val="en-GB"/>
        </w:rPr>
      </w:pPr>
      <w:r w:rsidRPr="000C2AA1">
        <w:rPr>
          <w:rFonts w:ascii="Roboto" w:hAnsi="Roboto" w:eastAsia="Aptos"/>
          <w:iCs/>
          <w:color w:val="000000" w:themeColor="text1"/>
          <w:sz w:val="20"/>
          <w:szCs w:val="20"/>
          <w:u w:val="single"/>
          <w:lang w:val="en-GB"/>
        </w:rPr>
        <w:t>The "2.5 Sector" – Civil Society, Multilateral, and International Cooperation</w:t>
      </w:r>
    </w:p>
    <w:p w:rsidRPr="000F2F2F" w:rsidR="000C2AA1" w:rsidP="000F2F2F" w:rsidRDefault="000F2F2F" w14:paraId="1F1DA356" w14:textId="2984ADE9">
      <w:pPr>
        <w:spacing w:before="180" w:after="180"/>
        <w:jc w:val="both"/>
        <w:rPr>
          <w:rFonts w:ascii="Roboto" w:hAnsi="Roboto" w:eastAsia="Aptos"/>
          <w:iCs/>
          <w:color w:val="000000" w:themeColor="text1"/>
          <w:sz w:val="20"/>
          <w:szCs w:val="20"/>
          <w:u w:val="single"/>
          <w:lang w:val="en-GB"/>
        </w:rPr>
      </w:pPr>
      <w:proofErr w:type="spellStart"/>
      <w:r w:rsidRPr="000F2F2F">
        <w:rPr>
          <w:rFonts w:ascii="Roboto" w:hAnsi="Roboto" w:eastAsia="Aptos"/>
          <w:iCs/>
          <w:color w:val="000000" w:themeColor="text1"/>
          <w:sz w:val="20"/>
          <w:szCs w:val="20"/>
          <w:lang w:val="en-US"/>
        </w:rPr>
        <w:t>Trias</w:t>
      </w:r>
      <w:proofErr w:type="spellEnd"/>
      <w:r w:rsidRPr="000F2F2F">
        <w:rPr>
          <w:rFonts w:ascii="Roboto" w:hAnsi="Roboto" w:eastAsia="Aptos"/>
          <w:iCs/>
          <w:color w:val="000000" w:themeColor="text1"/>
          <w:sz w:val="20"/>
          <w:szCs w:val="20"/>
          <w:lang w:val="en-US"/>
        </w:rPr>
        <w:t xml:space="preserve"> works with a broad range of partners to amplify MBOs' access to expertise, investment and diplomatic support. With civil society </w:t>
      </w:r>
      <w:proofErr w:type="spellStart"/>
      <w:r w:rsidRPr="000F2F2F">
        <w:rPr>
          <w:rFonts w:ascii="Roboto" w:hAnsi="Roboto" w:eastAsia="Aptos"/>
          <w:iCs/>
          <w:color w:val="000000" w:themeColor="text1"/>
          <w:sz w:val="20"/>
          <w:szCs w:val="20"/>
          <w:lang w:val="en-US"/>
        </w:rPr>
        <w:t>organisations</w:t>
      </w:r>
      <w:proofErr w:type="spellEnd"/>
      <w:r w:rsidRPr="000F2F2F">
        <w:rPr>
          <w:rFonts w:ascii="Roboto" w:hAnsi="Roboto" w:eastAsia="Aptos"/>
          <w:iCs/>
          <w:color w:val="000000" w:themeColor="text1"/>
          <w:sz w:val="20"/>
          <w:szCs w:val="20"/>
          <w:lang w:val="en-US"/>
        </w:rPr>
        <w:t xml:space="preserve"> (</w:t>
      </w:r>
      <w:proofErr w:type="spellStart"/>
      <w:r w:rsidRPr="000F2F2F">
        <w:rPr>
          <w:rFonts w:ascii="Roboto" w:hAnsi="Roboto" w:eastAsia="Aptos"/>
          <w:iCs/>
          <w:color w:val="000000" w:themeColor="text1"/>
          <w:sz w:val="20"/>
          <w:szCs w:val="20"/>
          <w:lang w:val="en-GB"/>
        </w:rPr>
        <w:t>Projeto</w:t>
      </w:r>
      <w:proofErr w:type="spellEnd"/>
      <w:r w:rsidRPr="000F2F2F">
        <w:rPr>
          <w:rFonts w:ascii="Roboto" w:hAnsi="Roboto" w:eastAsia="Aptos"/>
          <w:iCs/>
          <w:color w:val="000000" w:themeColor="text1"/>
          <w:sz w:val="20"/>
          <w:szCs w:val="20"/>
          <w:lang w:val="en-GB"/>
        </w:rPr>
        <w:t xml:space="preserve"> </w:t>
      </w:r>
      <w:proofErr w:type="spellStart"/>
      <w:r w:rsidRPr="000F2F2F">
        <w:rPr>
          <w:rFonts w:ascii="Roboto" w:hAnsi="Roboto" w:eastAsia="Aptos"/>
          <w:iCs/>
          <w:color w:val="000000" w:themeColor="text1"/>
          <w:sz w:val="20"/>
          <w:szCs w:val="20"/>
          <w:lang w:val="en-GB"/>
        </w:rPr>
        <w:t>Saúde</w:t>
      </w:r>
      <w:proofErr w:type="spellEnd"/>
      <w:r w:rsidRPr="000F2F2F">
        <w:rPr>
          <w:rFonts w:ascii="Roboto" w:hAnsi="Roboto" w:eastAsia="Aptos"/>
          <w:iCs/>
          <w:color w:val="000000" w:themeColor="text1"/>
          <w:sz w:val="20"/>
          <w:szCs w:val="20"/>
          <w:lang w:val="en-GB"/>
        </w:rPr>
        <w:t xml:space="preserve"> e Alegria - </w:t>
      </w:r>
      <w:r w:rsidRPr="000F2F2F">
        <w:rPr>
          <w:rFonts w:ascii="Roboto" w:hAnsi="Roboto" w:eastAsia="Aptos"/>
          <w:iCs/>
          <w:color w:val="000000" w:themeColor="text1"/>
          <w:sz w:val="20"/>
          <w:szCs w:val="20"/>
          <w:lang w:val="en-US"/>
        </w:rPr>
        <w:t xml:space="preserve">PSA, </w:t>
      </w:r>
      <w:proofErr w:type="spellStart"/>
      <w:r w:rsidRPr="000F2F2F">
        <w:rPr>
          <w:rFonts w:ascii="Roboto" w:hAnsi="Roboto" w:eastAsia="Aptos"/>
          <w:iCs/>
          <w:color w:val="000000" w:themeColor="text1"/>
          <w:sz w:val="20"/>
          <w:szCs w:val="20"/>
          <w:lang w:val="en-US"/>
        </w:rPr>
        <w:t>Cogejur</w:t>
      </w:r>
      <w:proofErr w:type="spellEnd"/>
      <w:r w:rsidRPr="000F2F2F">
        <w:rPr>
          <w:rFonts w:ascii="Roboto" w:hAnsi="Roboto" w:eastAsia="Aptos"/>
          <w:iCs/>
          <w:color w:val="000000" w:themeColor="text1"/>
          <w:sz w:val="20"/>
          <w:szCs w:val="20"/>
          <w:lang w:val="en-US"/>
        </w:rPr>
        <w:t xml:space="preserve">), </w:t>
      </w:r>
      <w:proofErr w:type="spellStart"/>
      <w:r w:rsidRPr="000F2F2F">
        <w:rPr>
          <w:rFonts w:ascii="Roboto" w:hAnsi="Roboto" w:eastAsia="Aptos"/>
          <w:iCs/>
          <w:color w:val="000000" w:themeColor="text1"/>
          <w:sz w:val="20"/>
          <w:szCs w:val="20"/>
          <w:lang w:val="en-US"/>
        </w:rPr>
        <w:t>Trias</w:t>
      </w:r>
      <w:proofErr w:type="spellEnd"/>
      <w:r w:rsidRPr="000F2F2F">
        <w:rPr>
          <w:rFonts w:ascii="Roboto" w:hAnsi="Roboto" w:eastAsia="Aptos"/>
          <w:iCs/>
          <w:color w:val="000000" w:themeColor="text1"/>
          <w:sz w:val="20"/>
          <w:szCs w:val="20"/>
          <w:lang w:val="en-US"/>
        </w:rPr>
        <w:t xml:space="preserve"> focuses on climate adaptation, territorial governance and rights</w:t>
      </w:r>
      <w:r w:rsidRPr="000F2F2F">
        <w:rPr>
          <w:rFonts w:ascii="Roboto" w:hAnsi="Roboto" w:eastAsia="Aptos"/>
          <w:iCs/>
          <w:color w:val="000000" w:themeColor="text1"/>
          <w:sz w:val="20"/>
          <w:szCs w:val="20"/>
          <w:lang w:val="en-US"/>
        </w:rPr>
        <w:noBreakHyphen/>
      </w:r>
      <w:r w:rsidRPr="000F2F2F">
        <w:rPr>
          <w:rFonts w:ascii="Roboto" w:hAnsi="Roboto" w:eastAsia="Aptos"/>
          <w:iCs/>
          <w:color w:val="000000" w:themeColor="text1"/>
          <w:sz w:val="20"/>
          <w:szCs w:val="20"/>
          <w:lang w:val="en-US"/>
        </w:rPr>
        <w:t xml:space="preserve">based approaches. With multilateral partners (IDB, Cresol </w:t>
      </w:r>
      <w:proofErr w:type="spellStart"/>
      <w:r w:rsidRPr="000F2F2F">
        <w:rPr>
          <w:rFonts w:ascii="Roboto" w:hAnsi="Roboto" w:eastAsia="Aptos"/>
          <w:iCs/>
          <w:color w:val="000000" w:themeColor="text1"/>
          <w:sz w:val="20"/>
          <w:szCs w:val="20"/>
          <w:lang w:val="en-US"/>
        </w:rPr>
        <w:t>AgriAgency</w:t>
      </w:r>
      <w:proofErr w:type="spellEnd"/>
      <w:r w:rsidRPr="000F2F2F">
        <w:rPr>
          <w:rFonts w:ascii="Roboto" w:hAnsi="Roboto" w:eastAsia="Aptos"/>
          <w:iCs/>
          <w:color w:val="000000" w:themeColor="text1"/>
          <w:sz w:val="20"/>
          <w:szCs w:val="20"/>
          <w:lang w:val="en-US"/>
        </w:rPr>
        <w:t xml:space="preserve">, CPI, </w:t>
      </w:r>
      <w:proofErr w:type="spellStart"/>
      <w:r w:rsidRPr="000F2F2F">
        <w:rPr>
          <w:rFonts w:ascii="Roboto" w:hAnsi="Roboto" w:eastAsia="Aptos"/>
          <w:iCs/>
          <w:color w:val="000000" w:themeColor="text1"/>
          <w:sz w:val="20"/>
          <w:szCs w:val="20"/>
          <w:lang w:val="en-US"/>
        </w:rPr>
        <w:t>AgriCord</w:t>
      </w:r>
      <w:proofErr w:type="spellEnd"/>
      <w:r w:rsidRPr="000F2F2F">
        <w:rPr>
          <w:rFonts w:ascii="Roboto" w:hAnsi="Roboto" w:eastAsia="Aptos"/>
          <w:iCs/>
          <w:color w:val="000000" w:themeColor="text1"/>
          <w:sz w:val="20"/>
          <w:szCs w:val="20"/>
          <w:lang w:val="en-US"/>
        </w:rPr>
        <w:t xml:space="preserve">, GIZ, IKI, UNDP), </w:t>
      </w:r>
      <w:proofErr w:type="spellStart"/>
      <w:r w:rsidRPr="000F2F2F">
        <w:rPr>
          <w:rFonts w:ascii="Roboto" w:hAnsi="Roboto" w:eastAsia="Aptos"/>
          <w:iCs/>
          <w:color w:val="000000" w:themeColor="text1"/>
          <w:sz w:val="20"/>
          <w:szCs w:val="20"/>
          <w:lang w:val="en-US"/>
        </w:rPr>
        <w:t>Trias</w:t>
      </w:r>
      <w:proofErr w:type="spellEnd"/>
      <w:r w:rsidRPr="000F2F2F">
        <w:rPr>
          <w:rFonts w:ascii="Roboto" w:hAnsi="Roboto" w:eastAsia="Aptos"/>
          <w:iCs/>
          <w:color w:val="000000" w:themeColor="text1"/>
          <w:sz w:val="20"/>
          <w:szCs w:val="20"/>
          <w:lang w:val="en-US"/>
        </w:rPr>
        <w:t xml:space="preserve"> unlocks investment pipelines, technical expertise and cross</w:t>
      </w:r>
      <w:r w:rsidRPr="000F2F2F">
        <w:rPr>
          <w:rFonts w:ascii="Roboto" w:hAnsi="Roboto" w:eastAsia="Aptos"/>
          <w:iCs/>
          <w:color w:val="000000" w:themeColor="text1"/>
          <w:sz w:val="20"/>
          <w:szCs w:val="20"/>
          <w:lang w:val="en-US"/>
        </w:rPr>
        <w:noBreakHyphen/>
      </w:r>
      <w:r w:rsidRPr="000F2F2F">
        <w:rPr>
          <w:rFonts w:ascii="Roboto" w:hAnsi="Roboto" w:eastAsia="Aptos"/>
          <w:iCs/>
          <w:color w:val="000000" w:themeColor="text1"/>
          <w:sz w:val="20"/>
          <w:szCs w:val="20"/>
          <w:lang w:val="en-US"/>
        </w:rPr>
        <w:t xml:space="preserve">country innovation platforms for blended finance and Amazon climate solutions. With diplomatic actors (Belgian Embassy, Consulate, AWEX, Hub Brussels, FIT, </w:t>
      </w:r>
      <w:proofErr w:type="spellStart"/>
      <w:r w:rsidRPr="000F2F2F">
        <w:rPr>
          <w:rFonts w:ascii="Roboto" w:hAnsi="Roboto" w:eastAsia="Aptos"/>
          <w:iCs/>
          <w:color w:val="000000" w:themeColor="text1"/>
          <w:sz w:val="20"/>
          <w:szCs w:val="20"/>
          <w:lang w:val="en-US"/>
        </w:rPr>
        <w:t>Belgalux</w:t>
      </w:r>
      <w:proofErr w:type="spellEnd"/>
      <w:r w:rsidRPr="000F2F2F">
        <w:rPr>
          <w:rFonts w:ascii="Roboto" w:hAnsi="Roboto" w:eastAsia="Aptos"/>
          <w:iCs/>
          <w:color w:val="000000" w:themeColor="text1"/>
          <w:sz w:val="20"/>
          <w:szCs w:val="20"/>
          <w:lang w:val="en-US"/>
        </w:rPr>
        <w:t xml:space="preserve">), </w:t>
      </w:r>
      <w:proofErr w:type="spellStart"/>
      <w:r w:rsidRPr="000F2F2F">
        <w:rPr>
          <w:rFonts w:ascii="Roboto" w:hAnsi="Roboto" w:eastAsia="Aptos"/>
          <w:iCs/>
          <w:color w:val="000000" w:themeColor="text1"/>
          <w:sz w:val="20"/>
          <w:szCs w:val="20"/>
          <w:lang w:val="en-US"/>
        </w:rPr>
        <w:t>Trias</w:t>
      </w:r>
      <w:proofErr w:type="spellEnd"/>
      <w:r w:rsidRPr="000F2F2F">
        <w:rPr>
          <w:rFonts w:ascii="Roboto" w:hAnsi="Roboto" w:eastAsia="Aptos"/>
          <w:iCs/>
          <w:color w:val="000000" w:themeColor="text1"/>
          <w:sz w:val="20"/>
          <w:szCs w:val="20"/>
          <w:lang w:val="en-US"/>
        </w:rPr>
        <w:t xml:space="preserve"> leverages joint missions, investment attraction and European private sector engagement. </w:t>
      </w:r>
      <w:proofErr w:type="spellStart"/>
      <w:r w:rsidRPr="000F2F2F">
        <w:rPr>
          <w:rFonts w:ascii="Roboto" w:hAnsi="Roboto" w:eastAsia="Aptos"/>
          <w:iCs/>
          <w:color w:val="000000" w:themeColor="text1"/>
          <w:sz w:val="20"/>
          <w:szCs w:val="20"/>
          <w:lang w:val="en-US"/>
        </w:rPr>
        <w:t>Trias</w:t>
      </w:r>
      <w:proofErr w:type="spellEnd"/>
      <w:r w:rsidRPr="000F2F2F">
        <w:rPr>
          <w:rFonts w:ascii="Roboto" w:hAnsi="Roboto" w:eastAsia="Aptos"/>
          <w:iCs/>
          <w:color w:val="000000" w:themeColor="text1"/>
          <w:sz w:val="20"/>
          <w:szCs w:val="20"/>
          <w:lang w:val="en-US"/>
        </w:rPr>
        <w:t>' role across these partnerships is to act as a bridge</w:t>
      </w:r>
      <w:r w:rsidRPr="000F2F2F">
        <w:rPr>
          <w:rFonts w:ascii="Roboto" w:hAnsi="Roboto" w:eastAsia="Aptos"/>
          <w:iCs/>
          <w:color w:val="000000" w:themeColor="text1"/>
          <w:sz w:val="20"/>
          <w:szCs w:val="20"/>
          <w:lang w:val="en-US"/>
        </w:rPr>
        <w:noBreakHyphen/>
      </w:r>
      <w:r w:rsidRPr="000F2F2F">
        <w:rPr>
          <w:rFonts w:ascii="Roboto" w:hAnsi="Roboto" w:eastAsia="Aptos"/>
          <w:iCs/>
          <w:color w:val="000000" w:themeColor="text1"/>
          <w:sz w:val="20"/>
          <w:szCs w:val="20"/>
          <w:lang w:val="en-US"/>
        </w:rPr>
        <w:t>builder, connecting MBOs to relevant actors and translating cooperation into concrete opportunities for family farmers, waste pickers</w:t>
      </w:r>
      <w:r w:rsidR="006C4C67">
        <w:rPr>
          <w:rFonts w:ascii="Roboto" w:hAnsi="Roboto" w:eastAsia="Aptos"/>
          <w:iCs/>
          <w:color w:val="000000" w:themeColor="text1"/>
          <w:sz w:val="20"/>
          <w:szCs w:val="20"/>
          <w:lang w:val="en-US"/>
        </w:rPr>
        <w:t xml:space="preserve">, </w:t>
      </w:r>
      <w:r w:rsidRPr="000F2F2F">
        <w:rPr>
          <w:rFonts w:ascii="Roboto" w:hAnsi="Roboto" w:eastAsia="Aptos"/>
          <w:iCs/>
          <w:color w:val="000000" w:themeColor="text1"/>
          <w:sz w:val="20"/>
          <w:szCs w:val="20"/>
          <w:lang w:val="en-US"/>
        </w:rPr>
        <w:t>rural</w:t>
      </w:r>
      <w:r w:rsidR="006C4C67">
        <w:rPr>
          <w:rFonts w:ascii="Roboto" w:hAnsi="Roboto" w:eastAsia="Aptos"/>
          <w:iCs/>
          <w:color w:val="000000" w:themeColor="text1"/>
          <w:sz w:val="20"/>
          <w:szCs w:val="20"/>
          <w:lang w:val="en-US"/>
        </w:rPr>
        <w:t xml:space="preserve"> and </w:t>
      </w:r>
      <w:r w:rsidRPr="000F2F2F">
        <w:rPr>
          <w:rFonts w:ascii="Roboto" w:hAnsi="Roboto" w:eastAsia="Aptos"/>
          <w:iCs/>
          <w:color w:val="000000" w:themeColor="text1"/>
          <w:sz w:val="20"/>
          <w:szCs w:val="20"/>
          <w:lang w:val="en-US"/>
        </w:rPr>
        <w:t>urban producers.</w:t>
      </w:r>
    </w:p>
    <w:p w:rsidRPr="0070308B" w:rsidR="00034C51" w:rsidP="0070308B" w:rsidRDefault="002C27FC" w14:paraId="56CA9FF3" w14:textId="64E3593A">
      <w:pPr>
        <w:pStyle w:val="Ttulo1"/>
        <w:numPr>
          <w:ilvl w:val="0"/>
          <w:numId w:val="4"/>
        </w:numPr>
        <w:ind w:left="284"/>
        <w:rPr>
          <w:rFonts w:ascii="Roboto" w:hAnsi="Roboto" w:eastAsia="Times New Roman"/>
          <w:sz w:val="24"/>
          <w:szCs w:val="24"/>
        </w:rPr>
      </w:pPr>
      <w:bookmarkStart w:name="monitoring-learning-and-adaptation" w:id="10"/>
      <w:bookmarkEnd w:id="7"/>
      <w:bookmarkEnd w:id="8"/>
      <w:r w:rsidRPr="00F57274">
        <w:rPr>
          <w:rFonts w:ascii="Roboto" w:hAnsi="Roboto" w:eastAsia="Times New Roman"/>
          <w:sz w:val="24"/>
          <w:szCs w:val="24"/>
        </w:rPr>
        <w:t xml:space="preserve">Monitoring, </w:t>
      </w:r>
      <w:r w:rsidRPr="00F57274" w:rsidR="00E359F3">
        <w:rPr>
          <w:rFonts w:ascii="Roboto" w:hAnsi="Roboto" w:eastAsia="Times New Roman"/>
          <w:sz w:val="24"/>
          <w:szCs w:val="24"/>
        </w:rPr>
        <w:t xml:space="preserve">capitalization, and </w:t>
      </w:r>
      <w:r w:rsidRPr="00F57274">
        <w:rPr>
          <w:rFonts w:ascii="Roboto" w:hAnsi="Roboto" w:eastAsia="Times New Roman"/>
          <w:sz w:val="24"/>
          <w:szCs w:val="24"/>
        </w:rPr>
        <w:t>learning</w:t>
      </w:r>
      <w:bookmarkEnd w:id="0"/>
      <w:bookmarkEnd w:id="10"/>
    </w:p>
    <w:p w:rsidRPr="00602E43" w:rsidR="008E704F" w:rsidP="008E704F" w:rsidRDefault="008E704F" w14:paraId="4D0DBECE" w14:textId="007E6DBA">
      <w:pPr>
        <w:spacing w:before="180" w:after="180"/>
        <w:jc w:val="both"/>
        <w:rPr>
          <w:rFonts w:ascii="Roboto" w:hAnsi="Roboto" w:eastAsia="Aptos"/>
          <w:iCs/>
          <w:color w:val="000000" w:themeColor="text1"/>
          <w:sz w:val="20"/>
          <w:szCs w:val="20"/>
          <w:lang w:val="en-US"/>
        </w:rPr>
      </w:pPr>
      <w:r w:rsidRPr="008E704F">
        <w:rPr>
          <w:rFonts w:ascii="Roboto" w:hAnsi="Roboto" w:eastAsia="Aptos"/>
          <w:iCs/>
          <w:color w:val="000000" w:themeColor="text1"/>
          <w:sz w:val="20"/>
          <w:szCs w:val="20"/>
          <w:lang w:val="en-US"/>
        </w:rPr>
        <w:t xml:space="preserve">The </w:t>
      </w:r>
      <w:proofErr w:type="spellStart"/>
      <w:r w:rsidRPr="008E704F">
        <w:rPr>
          <w:rFonts w:ascii="Roboto" w:hAnsi="Roboto" w:eastAsia="Aptos"/>
          <w:iCs/>
          <w:color w:val="000000" w:themeColor="text1"/>
          <w:sz w:val="20"/>
          <w:szCs w:val="20"/>
          <w:lang w:val="en-US"/>
        </w:rPr>
        <w:t>programme's</w:t>
      </w:r>
      <w:proofErr w:type="spellEnd"/>
      <w:r w:rsidRPr="008E704F">
        <w:rPr>
          <w:rFonts w:ascii="Roboto" w:hAnsi="Roboto" w:eastAsia="Aptos"/>
          <w:iCs/>
          <w:color w:val="000000" w:themeColor="text1"/>
          <w:sz w:val="20"/>
          <w:szCs w:val="20"/>
          <w:lang w:val="en-US"/>
        </w:rPr>
        <w:t xml:space="preserve"> Theory of Change </w:t>
      </w:r>
      <w:r w:rsidRPr="008E704F">
        <w:rPr>
          <w:rFonts w:ascii="Roboto" w:hAnsi="Roboto" w:eastAsia="Aptos"/>
          <w:iCs/>
          <w:color w:val="000000" w:themeColor="text1"/>
          <w:sz w:val="20"/>
          <w:szCs w:val="20"/>
          <w:lang w:val="en-GB"/>
        </w:rPr>
        <w:t xml:space="preserve">(narrative and visual) </w:t>
      </w:r>
      <w:r w:rsidRPr="008E704F">
        <w:rPr>
          <w:rFonts w:ascii="Roboto" w:hAnsi="Roboto" w:eastAsia="Aptos"/>
          <w:iCs/>
          <w:color w:val="000000" w:themeColor="text1"/>
          <w:sz w:val="20"/>
          <w:szCs w:val="20"/>
          <w:lang w:val="en-US"/>
        </w:rPr>
        <w:t>was revised in 2025 to integrate key learnings from the mid</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 xml:space="preserve">term evaluation of the previous DGD cycle (2022-2026). This revision placed greater emphasis on the entrepreneurial ecosystem, </w:t>
      </w:r>
      <w:proofErr w:type="spellStart"/>
      <w:r w:rsidRPr="008E704F">
        <w:rPr>
          <w:rFonts w:ascii="Roboto" w:hAnsi="Roboto" w:eastAsia="Aptos"/>
          <w:iCs/>
          <w:color w:val="000000" w:themeColor="text1"/>
          <w:sz w:val="20"/>
          <w:szCs w:val="20"/>
          <w:lang w:val="en-US"/>
        </w:rPr>
        <w:t>recognising</w:t>
      </w:r>
      <w:proofErr w:type="spellEnd"/>
      <w:r w:rsidRPr="008E704F">
        <w:rPr>
          <w:rFonts w:ascii="Roboto" w:hAnsi="Roboto" w:eastAsia="Aptos"/>
          <w:iCs/>
          <w:color w:val="000000" w:themeColor="text1"/>
          <w:sz w:val="20"/>
          <w:szCs w:val="20"/>
          <w:lang w:val="en-US"/>
        </w:rPr>
        <w:t xml:space="preserve"> it both as the context for change and as a strategic means to achieve our vision. </w:t>
      </w:r>
      <w:proofErr w:type="spellStart"/>
      <w:r w:rsidRPr="008E704F">
        <w:rPr>
          <w:rFonts w:ascii="Roboto" w:hAnsi="Roboto" w:eastAsia="Aptos"/>
          <w:iCs/>
          <w:color w:val="000000" w:themeColor="text1"/>
          <w:sz w:val="20"/>
          <w:szCs w:val="20"/>
          <w:lang w:val="en-US"/>
        </w:rPr>
        <w:t>Trias</w:t>
      </w:r>
      <w:proofErr w:type="spellEnd"/>
      <w:r w:rsidRPr="008E704F">
        <w:rPr>
          <w:rFonts w:ascii="Roboto" w:hAnsi="Roboto" w:eastAsia="Aptos"/>
          <w:iCs/>
          <w:color w:val="000000" w:themeColor="text1"/>
          <w:sz w:val="20"/>
          <w:szCs w:val="20"/>
          <w:lang w:val="en-US"/>
        </w:rPr>
        <w:t xml:space="preserve"> also deliberately expanded its 'sphere of intervention' beyond its immediate sphere of control, aiming to strengthen the </w:t>
      </w:r>
      <w:proofErr w:type="spellStart"/>
      <w:r w:rsidRPr="008E704F">
        <w:rPr>
          <w:rFonts w:ascii="Roboto" w:hAnsi="Roboto" w:eastAsia="Aptos"/>
          <w:iCs/>
          <w:color w:val="000000" w:themeColor="text1"/>
          <w:sz w:val="20"/>
          <w:szCs w:val="20"/>
          <w:lang w:val="en-US"/>
        </w:rPr>
        <w:t>institutionalisation</w:t>
      </w:r>
      <w:proofErr w:type="spellEnd"/>
      <w:r w:rsidRPr="008E704F">
        <w:rPr>
          <w:rFonts w:ascii="Roboto" w:hAnsi="Roboto" w:eastAsia="Aptos"/>
          <w:iCs/>
          <w:color w:val="000000" w:themeColor="text1"/>
          <w:sz w:val="20"/>
          <w:szCs w:val="20"/>
          <w:lang w:val="en-US"/>
        </w:rPr>
        <w:t xml:space="preserve"> of knowledge and skills into MBO structures, policies and services.</w:t>
      </w:r>
    </w:p>
    <w:p w:rsidRPr="008E704F" w:rsidR="008E704F" w:rsidP="008E704F" w:rsidRDefault="008E704F" w14:paraId="7C562493" w14:textId="77777777">
      <w:pPr>
        <w:spacing w:before="180" w:after="180"/>
        <w:jc w:val="both"/>
        <w:rPr>
          <w:rFonts w:ascii="Roboto" w:hAnsi="Roboto" w:eastAsia="Aptos"/>
          <w:iCs/>
          <w:color w:val="000000" w:themeColor="text1"/>
          <w:sz w:val="20"/>
          <w:szCs w:val="20"/>
          <w:lang w:val="en-US"/>
        </w:rPr>
      </w:pPr>
      <w:r w:rsidRPr="008E704F">
        <w:rPr>
          <w:rFonts w:ascii="Roboto" w:hAnsi="Roboto" w:eastAsia="Aptos"/>
          <w:iCs/>
          <w:color w:val="000000" w:themeColor="text1"/>
          <w:sz w:val="20"/>
          <w:szCs w:val="20"/>
          <w:lang w:val="en-US"/>
        </w:rPr>
        <w:t xml:space="preserve">In Brazil, </w:t>
      </w:r>
      <w:proofErr w:type="spellStart"/>
      <w:r w:rsidRPr="008E704F">
        <w:rPr>
          <w:rFonts w:ascii="Roboto" w:hAnsi="Roboto" w:eastAsia="Aptos"/>
          <w:iCs/>
          <w:color w:val="000000" w:themeColor="text1"/>
          <w:sz w:val="20"/>
          <w:szCs w:val="20"/>
          <w:lang w:val="en-US"/>
        </w:rPr>
        <w:t>Trias</w:t>
      </w:r>
      <w:proofErr w:type="spellEnd"/>
      <w:r w:rsidRPr="008E704F">
        <w:rPr>
          <w:rFonts w:ascii="Roboto" w:hAnsi="Roboto" w:eastAsia="Aptos"/>
          <w:iCs/>
          <w:color w:val="000000" w:themeColor="text1"/>
          <w:sz w:val="20"/>
          <w:szCs w:val="20"/>
          <w:lang w:val="en-US"/>
        </w:rPr>
        <w:t xml:space="preserve"> will deploy a comprehensive monitoring system designed to track progress and support adaptive management across three interconnected levels: MBO capacity (through SPIDER assessments), MBO performance (covering service delivery, market access, inclusion and climate resilience), and member</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level changes (using quantitative indicators outlined in section D.1, complemented by qualitative tools such as outcome harvesting, timeline exercises and contribution analysis).</w:t>
      </w:r>
      <w:r w:rsidRPr="008E704F">
        <w:rPr>
          <w:rFonts w:ascii="Roboto" w:hAnsi="Roboto" w:eastAsia="Aptos"/>
          <w:iCs/>
          <w:color w:val="000000" w:themeColor="text1"/>
          <w:sz w:val="20"/>
          <w:szCs w:val="20"/>
          <w:lang w:val="en-US"/>
        </w:rPr>
        <w:br/>
      </w:r>
      <w:r w:rsidRPr="008E704F">
        <w:rPr>
          <w:rFonts w:ascii="Roboto" w:hAnsi="Roboto" w:eastAsia="Aptos"/>
          <w:iCs/>
          <w:color w:val="000000" w:themeColor="text1"/>
          <w:sz w:val="20"/>
          <w:szCs w:val="20"/>
          <w:lang w:val="en-US"/>
        </w:rPr>
        <w:br/>
      </w:r>
      <w:r w:rsidRPr="008E704F">
        <w:rPr>
          <w:rFonts w:ascii="Roboto" w:hAnsi="Roboto" w:eastAsia="Aptos"/>
          <w:iCs/>
          <w:color w:val="000000" w:themeColor="text1"/>
          <w:sz w:val="20"/>
          <w:szCs w:val="20"/>
          <w:lang w:val="en-US"/>
        </w:rPr>
        <w:t>Drawing on lessons from the Mid</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Term Evaluation (2024), the monitoring approach goes beyond compliance</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based reporting to foster collective reflection and evidence</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informed decision making. Disaggregated indicators (by gender, age and territory) are reinforced by focus group discussions, ensuring that the perspectives of women, youth and waste pickers are systematically captured.</w:t>
      </w:r>
    </w:p>
    <w:p w:rsidR="008E704F" w:rsidP="008E704F" w:rsidRDefault="008E704F" w14:paraId="3D09E779" w14:textId="7048F230">
      <w:pPr>
        <w:spacing w:before="180" w:after="180"/>
        <w:jc w:val="both"/>
        <w:rPr>
          <w:rFonts w:ascii="Roboto" w:hAnsi="Roboto" w:eastAsia="Aptos"/>
          <w:iCs/>
          <w:color w:val="000000" w:themeColor="text1"/>
          <w:sz w:val="20"/>
          <w:szCs w:val="20"/>
          <w:lang w:val="en-US"/>
        </w:rPr>
      </w:pPr>
      <w:r w:rsidRPr="008E704F">
        <w:rPr>
          <w:rFonts w:ascii="Roboto" w:hAnsi="Roboto" w:eastAsia="Aptos"/>
          <w:iCs/>
          <w:color w:val="000000" w:themeColor="text1"/>
          <w:sz w:val="20"/>
          <w:szCs w:val="20"/>
          <w:lang w:val="en-US"/>
        </w:rPr>
        <w:t xml:space="preserve">The </w:t>
      </w:r>
      <w:proofErr w:type="spellStart"/>
      <w:r w:rsidRPr="008E704F">
        <w:rPr>
          <w:rFonts w:ascii="Roboto" w:hAnsi="Roboto" w:eastAsia="Aptos"/>
          <w:iCs/>
          <w:color w:val="000000" w:themeColor="text1"/>
          <w:sz w:val="20"/>
          <w:szCs w:val="20"/>
          <w:lang w:val="en-US"/>
        </w:rPr>
        <w:t>programme</w:t>
      </w:r>
      <w:proofErr w:type="spellEnd"/>
      <w:r w:rsidRPr="008E704F">
        <w:rPr>
          <w:rFonts w:ascii="Roboto" w:hAnsi="Roboto" w:eastAsia="Aptos"/>
          <w:iCs/>
          <w:color w:val="000000" w:themeColor="text1"/>
          <w:sz w:val="20"/>
          <w:szCs w:val="20"/>
          <w:lang w:val="en-US"/>
        </w:rPr>
        <w:t xml:space="preserve"> includes a baseline study (to be refined during the first year of implementation) and applies SPIDER assessments strategically throughout the cycle, while annual monitoring </w:t>
      </w:r>
      <w:proofErr w:type="spellStart"/>
      <w:r w:rsidRPr="008E704F">
        <w:rPr>
          <w:rFonts w:ascii="Roboto" w:hAnsi="Roboto" w:eastAsia="Aptos"/>
          <w:iCs/>
          <w:color w:val="000000" w:themeColor="text1"/>
          <w:sz w:val="20"/>
          <w:szCs w:val="20"/>
          <w:lang w:val="en-US"/>
        </w:rPr>
        <w:t>prioritises</w:t>
      </w:r>
      <w:proofErr w:type="spellEnd"/>
      <w:r w:rsidRPr="008E704F">
        <w:rPr>
          <w:rFonts w:ascii="Roboto" w:hAnsi="Roboto" w:eastAsia="Aptos"/>
          <w:iCs/>
          <w:color w:val="000000" w:themeColor="text1"/>
          <w:sz w:val="20"/>
          <w:szCs w:val="20"/>
          <w:lang w:val="en-US"/>
        </w:rPr>
        <w:t xml:space="preserve"> progress on concrete actions.</w:t>
      </w:r>
      <w:r w:rsidR="00717D4E">
        <w:rPr>
          <w:rFonts w:ascii="Roboto" w:hAnsi="Roboto" w:eastAsia="Aptos"/>
          <w:iCs/>
          <w:color w:val="000000" w:themeColor="text1"/>
          <w:sz w:val="20"/>
          <w:szCs w:val="20"/>
          <w:lang w:val="en-US"/>
        </w:rPr>
        <w:t xml:space="preserve"> </w:t>
      </w:r>
      <w:r w:rsidRPr="008E704F">
        <w:rPr>
          <w:rFonts w:ascii="Roboto" w:hAnsi="Roboto" w:eastAsia="Aptos"/>
          <w:iCs/>
          <w:color w:val="000000" w:themeColor="text1"/>
          <w:sz w:val="20"/>
          <w:szCs w:val="20"/>
          <w:lang w:val="en-US"/>
        </w:rPr>
        <w:t xml:space="preserve">A jointly developed learning and </w:t>
      </w:r>
      <w:proofErr w:type="spellStart"/>
      <w:r w:rsidRPr="008E704F">
        <w:rPr>
          <w:rFonts w:ascii="Roboto" w:hAnsi="Roboto" w:eastAsia="Aptos"/>
          <w:iCs/>
          <w:color w:val="000000" w:themeColor="text1"/>
          <w:sz w:val="20"/>
          <w:szCs w:val="20"/>
          <w:lang w:val="en-US"/>
        </w:rPr>
        <w:t>capitalisation</w:t>
      </w:r>
      <w:proofErr w:type="spellEnd"/>
      <w:r w:rsidRPr="008E704F">
        <w:rPr>
          <w:rFonts w:ascii="Roboto" w:hAnsi="Roboto" w:eastAsia="Aptos"/>
          <w:iCs/>
          <w:color w:val="000000" w:themeColor="text1"/>
          <w:sz w:val="20"/>
          <w:szCs w:val="20"/>
          <w:lang w:val="en-US"/>
        </w:rPr>
        <w:t xml:space="preserve"> plan, embedded within the broader cooperation plan between </w:t>
      </w:r>
      <w:proofErr w:type="spellStart"/>
      <w:r w:rsidRPr="008E704F">
        <w:rPr>
          <w:rFonts w:ascii="Roboto" w:hAnsi="Roboto" w:eastAsia="Aptos"/>
          <w:iCs/>
          <w:color w:val="000000" w:themeColor="text1"/>
          <w:sz w:val="20"/>
          <w:szCs w:val="20"/>
          <w:lang w:val="en-US"/>
        </w:rPr>
        <w:t>Trias</w:t>
      </w:r>
      <w:proofErr w:type="spellEnd"/>
      <w:r w:rsidRPr="008E704F">
        <w:rPr>
          <w:rFonts w:ascii="Roboto" w:hAnsi="Roboto" w:eastAsia="Aptos"/>
          <w:iCs/>
          <w:color w:val="000000" w:themeColor="text1"/>
          <w:sz w:val="20"/>
          <w:szCs w:val="20"/>
          <w:lang w:val="en-US"/>
        </w:rPr>
        <w:t xml:space="preserve"> and its partners, enables complementary partner</w:t>
      </w:r>
      <w:r w:rsidRPr="008E704F">
        <w:rPr>
          <w:rFonts w:ascii="Roboto" w:hAnsi="Roboto" w:eastAsia="Aptos"/>
          <w:iCs/>
          <w:color w:val="000000" w:themeColor="text1"/>
          <w:sz w:val="20"/>
          <w:szCs w:val="20"/>
          <w:lang w:val="en-US"/>
        </w:rPr>
        <w:noBreakHyphen/>
      </w:r>
      <w:r w:rsidRPr="008E704F">
        <w:rPr>
          <w:rFonts w:ascii="Roboto" w:hAnsi="Roboto" w:eastAsia="Aptos"/>
          <w:iCs/>
          <w:color w:val="000000" w:themeColor="text1"/>
          <w:sz w:val="20"/>
          <w:szCs w:val="20"/>
          <w:lang w:val="en-US"/>
        </w:rPr>
        <w:t xml:space="preserve">driven learning. Knowledge </w:t>
      </w:r>
      <w:proofErr w:type="spellStart"/>
      <w:r w:rsidRPr="008E704F">
        <w:rPr>
          <w:rFonts w:ascii="Roboto" w:hAnsi="Roboto" w:eastAsia="Aptos"/>
          <w:iCs/>
          <w:color w:val="000000" w:themeColor="text1"/>
          <w:sz w:val="20"/>
          <w:szCs w:val="20"/>
          <w:lang w:val="en-US"/>
        </w:rPr>
        <w:t>capitalisation</w:t>
      </w:r>
      <w:proofErr w:type="spellEnd"/>
      <w:r w:rsidRPr="008E704F">
        <w:rPr>
          <w:rFonts w:ascii="Roboto" w:hAnsi="Roboto" w:eastAsia="Aptos"/>
          <w:iCs/>
          <w:color w:val="000000" w:themeColor="text1"/>
          <w:sz w:val="20"/>
          <w:szCs w:val="20"/>
          <w:lang w:val="en-US"/>
        </w:rPr>
        <w:t xml:space="preserve"> occurs through structured partner dialogues, peer exchanges across the </w:t>
      </w:r>
      <w:proofErr w:type="spellStart"/>
      <w:r w:rsidRPr="008E704F">
        <w:rPr>
          <w:rFonts w:ascii="Roboto" w:hAnsi="Roboto" w:eastAsia="Aptos"/>
          <w:iCs/>
          <w:color w:val="000000" w:themeColor="text1"/>
          <w:sz w:val="20"/>
          <w:szCs w:val="20"/>
          <w:lang w:val="en-US"/>
        </w:rPr>
        <w:t>Trias</w:t>
      </w:r>
      <w:proofErr w:type="spellEnd"/>
      <w:r w:rsidRPr="008E704F">
        <w:rPr>
          <w:rFonts w:ascii="Roboto" w:hAnsi="Roboto" w:eastAsia="Aptos"/>
          <w:iCs/>
          <w:color w:val="000000" w:themeColor="text1"/>
          <w:sz w:val="20"/>
          <w:szCs w:val="20"/>
          <w:lang w:val="en-US"/>
        </w:rPr>
        <w:t xml:space="preserve"> South America network, and systematic documentation of good practices. This framework allows </w:t>
      </w:r>
      <w:proofErr w:type="spellStart"/>
      <w:r w:rsidRPr="008E704F">
        <w:rPr>
          <w:rFonts w:ascii="Roboto" w:hAnsi="Roboto" w:eastAsia="Aptos"/>
          <w:iCs/>
          <w:color w:val="000000" w:themeColor="text1"/>
          <w:sz w:val="20"/>
          <w:szCs w:val="20"/>
          <w:lang w:val="en-US"/>
        </w:rPr>
        <w:t>Trias</w:t>
      </w:r>
      <w:proofErr w:type="spellEnd"/>
      <w:r w:rsidRPr="008E704F">
        <w:rPr>
          <w:rFonts w:ascii="Roboto" w:hAnsi="Roboto" w:eastAsia="Aptos"/>
          <w:iCs/>
          <w:color w:val="000000" w:themeColor="text1"/>
          <w:sz w:val="20"/>
          <w:szCs w:val="20"/>
          <w:lang w:val="en-US"/>
        </w:rPr>
        <w:t xml:space="preserve"> and its partners to monitor, </w:t>
      </w:r>
      <w:proofErr w:type="spellStart"/>
      <w:r w:rsidRPr="008E704F">
        <w:rPr>
          <w:rFonts w:ascii="Roboto" w:hAnsi="Roboto" w:eastAsia="Aptos"/>
          <w:iCs/>
          <w:color w:val="000000" w:themeColor="text1"/>
          <w:sz w:val="20"/>
          <w:szCs w:val="20"/>
          <w:lang w:val="en-US"/>
        </w:rPr>
        <w:t>analyse</w:t>
      </w:r>
      <w:proofErr w:type="spellEnd"/>
      <w:r w:rsidRPr="008E704F">
        <w:rPr>
          <w:rFonts w:ascii="Roboto" w:hAnsi="Roboto" w:eastAsia="Aptos"/>
          <w:iCs/>
          <w:color w:val="000000" w:themeColor="text1"/>
          <w:sz w:val="20"/>
          <w:szCs w:val="20"/>
          <w:lang w:val="en-US"/>
        </w:rPr>
        <w:t xml:space="preserve"> and learn from both the activities and the intended and unintended effects of the </w:t>
      </w:r>
      <w:proofErr w:type="spellStart"/>
      <w:r w:rsidRPr="008E704F">
        <w:rPr>
          <w:rFonts w:ascii="Roboto" w:hAnsi="Roboto" w:eastAsia="Aptos"/>
          <w:iCs/>
          <w:color w:val="000000" w:themeColor="text1"/>
          <w:sz w:val="20"/>
          <w:szCs w:val="20"/>
          <w:lang w:val="en-US"/>
        </w:rPr>
        <w:t>programme</w:t>
      </w:r>
      <w:proofErr w:type="spellEnd"/>
      <w:r w:rsidRPr="008E704F">
        <w:rPr>
          <w:rFonts w:ascii="Roboto" w:hAnsi="Roboto" w:eastAsia="Aptos"/>
          <w:iCs/>
          <w:color w:val="000000" w:themeColor="text1"/>
          <w:sz w:val="20"/>
          <w:szCs w:val="20"/>
          <w:lang w:val="en-US"/>
        </w:rPr>
        <w:t xml:space="preserve"> at output, outcome and impact levels.</w:t>
      </w:r>
    </w:p>
    <w:p w:rsidRPr="008E704F" w:rsidR="00426AD4" w:rsidP="008E704F" w:rsidRDefault="00426AD4" w14:paraId="17C873A1" w14:textId="3392C44D">
      <w:pPr>
        <w:spacing w:before="180" w:after="180"/>
        <w:jc w:val="both"/>
        <w:rPr>
          <w:rFonts w:ascii="Roboto" w:hAnsi="Roboto" w:eastAsia="Aptos"/>
          <w:iCs/>
          <w:color w:val="000000" w:themeColor="text1"/>
          <w:sz w:val="20"/>
          <w:szCs w:val="20"/>
          <w:lang w:val="en-US"/>
        </w:rPr>
      </w:pPr>
      <w:r w:rsidRPr="00426AD4">
        <w:rPr>
          <w:rFonts w:ascii="Roboto" w:hAnsi="Roboto" w:eastAsia="Aptos"/>
          <w:iCs/>
          <w:color w:val="000000" w:themeColor="text1"/>
          <w:sz w:val="20"/>
          <w:szCs w:val="20"/>
          <w:lang w:val="en-US"/>
        </w:rPr>
        <w:t xml:space="preserve">Monitoring distinguishes between change indicators (tracking shifts in context, such as policy changes or market access) and activity indicators (tracking implementation progress). Change indicators are reviewed through outcome harvesting and contribution analysis, helping the </w:t>
      </w:r>
      <w:proofErr w:type="spellStart"/>
      <w:r w:rsidRPr="00426AD4">
        <w:rPr>
          <w:rFonts w:ascii="Roboto" w:hAnsi="Roboto" w:eastAsia="Aptos"/>
          <w:iCs/>
          <w:color w:val="000000" w:themeColor="text1"/>
          <w:sz w:val="20"/>
          <w:szCs w:val="20"/>
          <w:lang w:val="en-US"/>
        </w:rPr>
        <w:t>programme</w:t>
      </w:r>
      <w:proofErr w:type="spellEnd"/>
      <w:r w:rsidRPr="00426AD4">
        <w:rPr>
          <w:rFonts w:ascii="Roboto" w:hAnsi="Roboto" w:eastAsia="Aptos"/>
          <w:iCs/>
          <w:color w:val="000000" w:themeColor="text1"/>
          <w:sz w:val="20"/>
          <w:szCs w:val="20"/>
          <w:lang w:val="en-US"/>
        </w:rPr>
        <w:t xml:space="preserve"> understand its contribution to systemic </w:t>
      </w:r>
      <w:proofErr w:type="spellStart"/>
      <w:r w:rsidRPr="00426AD4">
        <w:rPr>
          <w:rFonts w:ascii="Roboto" w:hAnsi="Roboto" w:eastAsia="Aptos"/>
          <w:iCs/>
          <w:color w:val="000000" w:themeColor="text1"/>
          <w:sz w:val="20"/>
          <w:szCs w:val="20"/>
          <w:lang w:val="en-US"/>
        </w:rPr>
        <w:t>change</w:t>
      </w:r>
      <w:proofErr w:type="spellEnd"/>
      <w:r w:rsidRPr="00426AD4">
        <w:rPr>
          <w:rFonts w:ascii="Roboto" w:hAnsi="Roboto" w:eastAsia="Aptos"/>
          <w:iCs/>
          <w:color w:val="000000" w:themeColor="text1"/>
          <w:sz w:val="20"/>
          <w:szCs w:val="20"/>
          <w:lang w:val="en-US"/>
        </w:rPr>
        <w:t xml:space="preserve"> beyond direct control.</w:t>
      </w:r>
    </w:p>
    <w:p w:rsidRPr="008E704F" w:rsidR="008E704F" w:rsidP="008E704F" w:rsidRDefault="008E704F" w14:paraId="235DB89C" w14:textId="4001D2F1">
      <w:pPr>
        <w:spacing w:before="180" w:after="180"/>
        <w:jc w:val="both"/>
        <w:rPr>
          <w:rFonts w:ascii="Roboto" w:hAnsi="Roboto" w:eastAsia="Aptos"/>
          <w:iCs/>
          <w:color w:val="77206D" w:themeColor="accent5" w:themeShade="BF"/>
          <w:sz w:val="20"/>
          <w:szCs w:val="20"/>
          <w:lang w:val="en-US"/>
        </w:rPr>
      </w:pPr>
    </w:p>
    <w:p w:rsidRPr="008E704F" w:rsidR="008E704F" w:rsidP="00FD748E" w:rsidRDefault="008E704F" w14:paraId="1751A726" w14:textId="77777777">
      <w:pPr>
        <w:spacing w:before="180" w:after="180"/>
        <w:jc w:val="both"/>
        <w:rPr>
          <w:rFonts w:ascii="Roboto" w:hAnsi="Roboto" w:eastAsia="Aptos"/>
          <w:iCs/>
          <w:color w:val="000000" w:themeColor="text1"/>
          <w:sz w:val="20"/>
          <w:szCs w:val="20"/>
          <w:lang w:val="en-US"/>
        </w:rPr>
      </w:pPr>
    </w:p>
    <w:p w:rsidRPr="008E704F" w:rsidR="00FD748E" w:rsidRDefault="00FD748E" w14:paraId="18DE6DD7" w14:textId="77777777">
      <w:pPr>
        <w:spacing w:before="180" w:after="180"/>
        <w:rPr>
          <w:rFonts w:ascii="Roboto" w:hAnsi="Roboto" w:eastAsia="Aptos"/>
          <w:i/>
          <w:color w:val="595959" w:themeColor="text1" w:themeTint="A6"/>
          <w:sz w:val="20"/>
          <w:szCs w:val="20"/>
          <w:lang w:val="en-US"/>
        </w:rPr>
      </w:pPr>
    </w:p>
    <w:sectPr w:rsidRPr="008E704F" w:rsidR="00FD748E" w:rsidSect="005E6928">
      <w:footnotePr>
        <w:numRestart w:val="eachSect"/>
      </w:footnotePr>
      <w:pgSz w:w="12240" w:h="15840" w:orient="portrait"/>
      <w:pgMar w:top="141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330B8" w:rsidP="004F29B5" w:rsidRDefault="00F330B8" w14:paraId="37E82D8C" w14:textId="77777777">
      <w:r>
        <w:separator/>
      </w:r>
    </w:p>
  </w:endnote>
  <w:endnote w:type="continuationSeparator" w:id="0">
    <w:p w:rsidR="00F330B8" w:rsidP="004F29B5" w:rsidRDefault="00F330B8" w14:paraId="5CF823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Roboto">
    <w:altName w:val="Arial"/>
    <w:panose1 w:val="00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Roboto" w:hAnsi="Roboto"/>
        <w:sz w:val="16"/>
        <w:szCs w:val="16"/>
      </w:rPr>
      <w:id w:val="162209729"/>
      <w:docPartObj>
        <w:docPartGallery w:val="Page Numbers (Bottom of Page)"/>
        <w:docPartUnique/>
      </w:docPartObj>
    </w:sdtPr>
    <w:sdtEndPr>
      <w:rPr>
        <w:rFonts w:ascii="Roboto" w:hAnsi="Roboto"/>
        <w:noProof/>
        <w:sz w:val="16"/>
        <w:szCs w:val="16"/>
      </w:rPr>
    </w:sdtEndPr>
    <w:sdtContent>
      <w:p w:rsidRPr="002407E7" w:rsidR="002407E7" w:rsidP="002407E7" w:rsidRDefault="002407E7" w14:paraId="24FC9E22" w14:textId="361793B9">
        <w:pPr>
          <w:pStyle w:val="Rodap"/>
          <w:jc w:val="right"/>
          <w:rPr>
            <w:rFonts w:ascii="Roboto" w:hAnsi="Roboto"/>
            <w:sz w:val="16"/>
            <w:szCs w:val="16"/>
          </w:rPr>
        </w:pPr>
        <w:r w:rsidRPr="002407E7">
          <w:rPr>
            <w:rFonts w:ascii="Roboto" w:hAnsi="Roboto"/>
            <w:sz w:val="16"/>
            <w:szCs w:val="16"/>
          </w:rPr>
          <w:fldChar w:fldCharType="begin"/>
        </w:r>
        <w:r w:rsidRPr="002407E7">
          <w:rPr>
            <w:rFonts w:ascii="Roboto" w:hAnsi="Roboto"/>
            <w:sz w:val="16"/>
            <w:szCs w:val="16"/>
          </w:rPr>
          <w:instrText xml:space="preserve"> PAGE   \* MERGEFORMAT </w:instrText>
        </w:r>
        <w:r w:rsidRPr="002407E7">
          <w:rPr>
            <w:rFonts w:ascii="Roboto" w:hAnsi="Roboto"/>
            <w:sz w:val="16"/>
            <w:szCs w:val="16"/>
          </w:rPr>
          <w:fldChar w:fldCharType="separate"/>
        </w:r>
        <w:r w:rsidRPr="002407E7">
          <w:rPr>
            <w:rFonts w:ascii="Roboto" w:hAnsi="Roboto"/>
            <w:noProof/>
            <w:sz w:val="16"/>
            <w:szCs w:val="16"/>
          </w:rPr>
          <w:t>2</w:t>
        </w:r>
        <w:r w:rsidRPr="002407E7">
          <w:rPr>
            <w:rFonts w:ascii="Roboto" w:hAnsi="Roboto"/>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330B8" w:rsidP="004F29B5" w:rsidRDefault="00F330B8" w14:paraId="4AA43F5E" w14:textId="77777777">
      <w:r>
        <w:separator/>
      </w:r>
    </w:p>
  </w:footnote>
  <w:footnote w:type="continuationSeparator" w:id="0">
    <w:p w:rsidR="00F330B8" w:rsidP="004F29B5" w:rsidRDefault="00F330B8" w14:paraId="55327FF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42841152"/>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246713D"/>
    <w:multiLevelType w:val="multilevel"/>
    <w:tmpl w:val="DF2AD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D96AC0"/>
    <w:multiLevelType w:val="hybridMultilevel"/>
    <w:tmpl w:val="952066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A82D90"/>
    <w:multiLevelType w:val="hybridMultilevel"/>
    <w:tmpl w:val="952066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026BF"/>
    <w:multiLevelType w:val="hybridMultilevel"/>
    <w:tmpl w:val="5A40B4D2"/>
    <w:lvl w:ilvl="0" w:tplc="BF8CDBF2">
      <w:start w:val="1"/>
      <w:numFmt w:val="bullet"/>
      <w:lvlText w:val="-"/>
      <w:lvlJc w:val="left"/>
      <w:pPr>
        <w:ind w:left="720" w:hanging="360"/>
      </w:pPr>
      <w:rPr>
        <w:rFonts w:hint="default" w:ascii="Arial" w:hAnsi="Arial" w:eastAsia="Times New Roman"/>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00B310C"/>
    <w:multiLevelType w:val="hybridMultilevel"/>
    <w:tmpl w:val="AB742182"/>
    <w:lvl w:ilvl="0" w:tplc="20000009">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18D66C66"/>
    <w:multiLevelType w:val="multilevel"/>
    <w:tmpl w:val="A03E1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2E38FE"/>
    <w:multiLevelType w:val="hybridMultilevel"/>
    <w:tmpl w:val="43A0AE50"/>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B7A45D8"/>
    <w:multiLevelType w:val="multilevel"/>
    <w:tmpl w:val="4EBE6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687009"/>
    <w:multiLevelType w:val="hybridMultilevel"/>
    <w:tmpl w:val="12045FCA"/>
    <w:lvl w:ilvl="0" w:tplc="20000009">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1E9D2835"/>
    <w:multiLevelType w:val="multilevel"/>
    <w:tmpl w:val="B49C6AF6"/>
    <w:lvl w:ilvl="0">
      <w:start w:val="1"/>
      <w:numFmt w:val="bullet"/>
      <w:lvlText w:val=""/>
      <w:lvlJc w:val="left"/>
      <w:pPr>
        <w:ind w:left="1146"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E440BA"/>
    <w:multiLevelType w:val="hybridMultilevel"/>
    <w:tmpl w:val="B6243432"/>
    <w:lvl w:ilvl="0" w:tplc="20000009">
      <w:start w:val="1"/>
      <w:numFmt w:val="bullet"/>
      <w:lvlText w:val=""/>
      <w:lvlJc w:val="left"/>
      <w:pPr>
        <w:ind w:left="720" w:hanging="360"/>
      </w:pPr>
      <w:rPr>
        <w:rFonts w:hint="default" w:ascii="Wingdings" w:hAnsi="Wingdings"/>
      </w:rPr>
    </w:lvl>
    <w:lvl w:ilvl="1" w:tplc="FFFFFFFF">
      <w:start w:val="1"/>
      <w:numFmt w:val="bullet"/>
      <w:lvlText w:val="o"/>
      <w:lvlJc w:val="left"/>
      <w:pPr>
        <w:ind w:left="1298" w:hanging="360"/>
      </w:pPr>
      <w:rPr>
        <w:rFonts w:hint="default" w:ascii="Courier New" w:hAnsi="Courier New" w:cs="Courier New"/>
      </w:rPr>
    </w:lvl>
    <w:lvl w:ilvl="2" w:tplc="FFFFFFFF" w:tentative="1">
      <w:start w:val="1"/>
      <w:numFmt w:val="bullet"/>
      <w:lvlText w:val=""/>
      <w:lvlJc w:val="left"/>
      <w:pPr>
        <w:ind w:left="2018" w:hanging="360"/>
      </w:pPr>
      <w:rPr>
        <w:rFonts w:hint="default" w:ascii="Wingdings" w:hAnsi="Wingdings"/>
      </w:rPr>
    </w:lvl>
    <w:lvl w:ilvl="3" w:tplc="FFFFFFFF" w:tentative="1">
      <w:start w:val="1"/>
      <w:numFmt w:val="bullet"/>
      <w:lvlText w:val=""/>
      <w:lvlJc w:val="left"/>
      <w:pPr>
        <w:ind w:left="2738" w:hanging="360"/>
      </w:pPr>
      <w:rPr>
        <w:rFonts w:hint="default" w:ascii="Symbol" w:hAnsi="Symbol"/>
      </w:rPr>
    </w:lvl>
    <w:lvl w:ilvl="4" w:tplc="FFFFFFFF" w:tentative="1">
      <w:start w:val="1"/>
      <w:numFmt w:val="bullet"/>
      <w:lvlText w:val="o"/>
      <w:lvlJc w:val="left"/>
      <w:pPr>
        <w:ind w:left="3458" w:hanging="360"/>
      </w:pPr>
      <w:rPr>
        <w:rFonts w:hint="default" w:ascii="Courier New" w:hAnsi="Courier New" w:cs="Courier New"/>
      </w:rPr>
    </w:lvl>
    <w:lvl w:ilvl="5" w:tplc="FFFFFFFF" w:tentative="1">
      <w:start w:val="1"/>
      <w:numFmt w:val="bullet"/>
      <w:lvlText w:val=""/>
      <w:lvlJc w:val="left"/>
      <w:pPr>
        <w:ind w:left="4178" w:hanging="360"/>
      </w:pPr>
      <w:rPr>
        <w:rFonts w:hint="default" w:ascii="Wingdings" w:hAnsi="Wingdings"/>
      </w:rPr>
    </w:lvl>
    <w:lvl w:ilvl="6" w:tplc="FFFFFFFF" w:tentative="1">
      <w:start w:val="1"/>
      <w:numFmt w:val="bullet"/>
      <w:lvlText w:val=""/>
      <w:lvlJc w:val="left"/>
      <w:pPr>
        <w:ind w:left="4898" w:hanging="360"/>
      </w:pPr>
      <w:rPr>
        <w:rFonts w:hint="default" w:ascii="Symbol" w:hAnsi="Symbol"/>
      </w:rPr>
    </w:lvl>
    <w:lvl w:ilvl="7" w:tplc="FFFFFFFF" w:tentative="1">
      <w:start w:val="1"/>
      <w:numFmt w:val="bullet"/>
      <w:lvlText w:val="o"/>
      <w:lvlJc w:val="left"/>
      <w:pPr>
        <w:ind w:left="5618" w:hanging="360"/>
      </w:pPr>
      <w:rPr>
        <w:rFonts w:hint="default" w:ascii="Courier New" w:hAnsi="Courier New" w:cs="Courier New"/>
      </w:rPr>
    </w:lvl>
    <w:lvl w:ilvl="8" w:tplc="FFFFFFFF" w:tentative="1">
      <w:start w:val="1"/>
      <w:numFmt w:val="bullet"/>
      <w:lvlText w:val=""/>
      <w:lvlJc w:val="left"/>
      <w:pPr>
        <w:ind w:left="6338" w:hanging="360"/>
      </w:pPr>
      <w:rPr>
        <w:rFonts w:hint="default" w:ascii="Wingdings" w:hAnsi="Wingdings"/>
      </w:rPr>
    </w:lvl>
  </w:abstractNum>
  <w:abstractNum w:abstractNumId="12" w15:restartNumberingAfterBreak="0">
    <w:nsid w:val="21E04694"/>
    <w:multiLevelType w:val="hybridMultilevel"/>
    <w:tmpl w:val="96FE2384"/>
    <w:lvl w:ilvl="0" w:tplc="1B362C4E">
      <w:start w:val="14"/>
      <w:numFmt w:val="bullet"/>
      <w:lvlText w:val="-"/>
      <w:lvlJc w:val="left"/>
      <w:pPr>
        <w:ind w:left="720" w:hanging="360"/>
      </w:pPr>
      <w:rPr>
        <w:rFonts w:hint="default" w:ascii="Roboto" w:hAnsi="Roboto" w:eastAsia="Roboto" w:cs="Robo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2497FC6"/>
    <w:multiLevelType w:val="hybridMultilevel"/>
    <w:tmpl w:val="76A66276"/>
    <w:lvl w:ilvl="0" w:tplc="DD2EBBD6">
      <w:start w:val="1"/>
      <w:numFmt w:val="decimal"/>
      <w:lvlText w:val="%1."/>
      <w:lvlJc w:val="left"/>
      <w:pPr>
        <w:ind w:left="785" w:hanging="360"/>
      </w:pPr>
      <w:rPr>
        <w:rFonts w:hint="default"/>
        <w:lang w:val="en-GB"/>
      </w:rPr>
    </w:lvl>
    <w:lvl w:ilvl="1" w:tplc="20000019">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4" w15:restartNumberingAfterBreak="0">
    <w:nsid w:val="23A7752C"/>
    <w:multiLevelType w:val="hybridMultilevel"/>
    <w:tmpl w:val="F5EE3570"/>
    <w:lvl w:ilvl="0" w:tplc="2000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24756886"/>
    <w:multiLevelType w:val="multilevel"/>
    <w:tmpl w:val="41B63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2B1226"/>
    <w:multiLevelType w:val="hybridMultilevel"/>
    <w:tmpl w:val="F468F498"/>
    <w:lvl w:ilvl="0" w:tplc="1B362C4E">
      <w:start w:val="14"/>
      <w:numFmt w:val="bullet"/>
      <w:lvlText w:val="-"/>
      <w:lvlJc w:val="left"/>
      <w:pPr>
        <w:ind w:left="720" w:hanging="360"/>
      </w:pPr>
      <w:rPr>
        <w:rFonts w:hint="default" w:ascii="Roboto" w:hAnsi="Roboto" w:eastAsia="Roboto" w:cs="Robo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267A5D9F"/>
    <w:multiLevelType w:val="hybridMultilevel"/>
    <w:tmpl w:val="F0EC1A78"/>
    <w:lvl w:ilvl="0" w:tplc="1B362C4E">
      <w:start w:val="14"/>
      <w:numFmt w:val="bullet"/>
      <w:lvlText w:val="-"/>
      <w:lvlJc w:val="left"/>
      <w:pPr>
        <w:ind w:left="720" w:hanging="360"/>
      </w:pPr>
      <w:rPr>
        <w:rFonts w:hint="default" w:ascii="Roboto" w:hAnsi="Roboto" w:eastAsia="Roboto" w:cs="Robo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27622224"/>
    <w:multiLevelType w:val="multilevel"/>
    <w:tmpl w:val="F80EB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391D61"/>
    <w:multiLevelType w:val="hybridMultilevel"/>
    <w:tmpl w:val="97A2CD48"/>
    <w:lvl w:ilvl="0" w:tplc="3A7066CC">
      <w:numFmt w:val="bullet"/>
      <w:lvlText w:val=""/>
      <w:lvlJc w:val="left"/>
      <w:pPr>
        <w:ind w:left="1080" w:hanging="360"/>
      </w:pPr>
      <w:rPr>
        <w:rFonts w:hint="default" w:ascii="Wingdings" w:hAnsi="Wingdings" w:cs="Calibri" w:eastAsiaTheme="minorHAnsi"/>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20" w15:restartNumberingAfterBreak="0">
    <w:nsid w:val="37BF681A"/>
    <w:multiLevelType w:val="hybridMultilevel"/>
    <w:tmpl w:val="952066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E66F01"/>
    <w:multiLevelType w:val="hybridMultilevel"/>
    <w:tmpl w:val="952066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FF17DA"/>
    <w:multiLevelType w:val="hybridMultilevel"/>
    <w:tmpl w:val="AA52B942"/>
    <w:lvl w:ilvl="0" w:tplc="2000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8CE49E6"/>
    <w:multiLevelType w:val="hybridMultilevel"/>
    <w:tmpl w:val="9188AAF8"/>
    <w:lvl w:ilvl="0" w:tplc="2000000D">
      <w:start w:val="1"/>
      <w:numFmt w:val="bullet"/>
      <w:lvlText w:val=""/>
      <w:lvlJc w:val="left"/>
      <w:pPr>
        <w:ind w:left="1080" w:hanging="360"/>
      </w:pPr>
      <w:rPr>
        <w:rFonts w:hint="default" w:ascii="Wingdings" w:hAnsi="Wingdings"/>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4" w15:restartNumberingAfterBreak="0">
    <w:nsid w:val="4A5E34B3"/>
    <w:multiLevelType w:val="hybridMultilevel"/>
    <w:tmpl w:val="952066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BF153D"/>
    <w:multiLevelType w:val="hybridMultilevel"/>
    <w:tmpl w:val="F0B2688C"/>
    <w:lvl w:ilvl="0" w:tplc="20000009">
      <w:start w:val="1"/>
      <w:numFmt w:val="bullet"/>
      <w:lvlText w:val=""/>
      <w:lvlJc w:val="left"/>
      <w:pPr>
        <w:ind w:left="1146" w:hanging="360"/>
      </w:pPr>
      <w:rPr>
        <w:rFonts w:hint="default" w:ascii="Wingdings" w:hAnsi="Wingdings"/>
      </w:rPr>
    </w:lvl>
    <w:lvl w:ilvl="1" w:tplc="20000003" w:tentative="1">
      <w:start w:val="1"/>
      <w:numFmt w:val="bullet"/>
      <w:lvlText w:val="o"/>
      <w:lvlJc w:val="left"/>
      <w:pPr>
        <w:ind w:left="1866" w:hanging="360"/>
      </w:pPr>
      <w:rPr>
        <w:rFonts w:hint="default" w:ascii="Courier New" w:hAnsi="Courier New" w:cs="Courier New"/>
      </w:rPr>
    </w:lvl>
    <w:lvl w:ilvl="2" w:tplc="20000005" w:tentative="1">
      <w:start w:val="1"/>
      <w:numFmt w:val="bullet"/>
      <w:lvlText w:val=""/>
      <w:lvlJc w:val="left"/>
      <w:pPr>
        <w:ind w:left="2586" w:hanging="360"/>
      </w:pPr>
      <w:rPr>
        <w:rFonts w:hint="default" w:ascii="Wingdings" w:hAnsi="Wingdings"/>
      </w:rPr>
    </w:lvl>
    <w:lvl w:ilvl="3" w:tplc="20000001" w:tentative="1">
      <w:start w:val="1"/>
      <w:numFmt w:val="bullet"/>
      <w:lvlText w:val=""/>
      <w:lvlJc w:val="left"/>
      <w:pPr>
        <w:ind w:left="3306" w:hanging="360"/>
      </w:pPr>
      <w:rPr>
        <w:rFonts w:hint="default" w:ascii="Symbol" w:hAnsi="Symbol"/>
      </w:rPr>
    </w:lvl>
    <w:lvl w:ilvl="4" w:tplc="20000003" w:tentative="1">
      <w:start w:val="1"/>
      <w:numFmt w:val="bullet"/>
      <w:lvlText w:val="o"/>
      <w:lvlJc w:val="left"/>
      <w:pPr>
        <w:ind w:left="4026" w:hanging="360"/>
      </w:pPr>
      <w:rPr>
        <w:rFonts w:hint="default" w:ascii="Courier New" w:hAnsi="Courier New" w:cs="Courier New"/>
      </w:rPr>
    </w:lvl>
    <w:lvl w:ilvl="5" w:tplc="20000005" w:tentative="1">
      <w:start w:val="1"/>
      <w:numFmt w:val="bullet"/>
      <w:lvlText w:val=""/>
      <w:lvlJc w:val="left"/>
      <w:pPr>
        <w:ind w:left="4746" w:hanging="360"/>
      </w:pPr>
      <w:rPr>
        <w:rFonts w:hint="default" w:ascii="Wingdings" w:hAnsi="Wingdings"/>
      </w:rPr>
    </w:lvl>
    <w:lvl w:ilvl="6" w:tplc="20000001" w:tentative="1">
      <w:start w:val="1"/>
      <w:numFmt w:val="bullet"/>
      <w:lvlText w:val=""/>
      <w:lvlJc w:val="left"/>
      <w:pPr>
        <w:ind w:left="5466" w:hanging="360"/>
      </w:pPr>
      <w:rPr>
        <w:rFonts w:hint="default" w:ascii="Symbol" w:hAnsi="Symbol"/>
      </w:rPr>
    </w:lvl>
    <w:lvl w:ilvl="7" w:tplc="20000003" w:tentative="1">
      <w:start w:val="1"/>
      <w:numFmt w:val="bullet"/>
      <w:lvlText w:val="o"/>
      <w:lvlJc w:val="left"/>
      <w:pPr>
        <w:ind w:left="6186" w:hanging="360"/>
      </w:pPr>
      <w:rPr>
        <w:rFonts w:hint="default" w:ascii="Courier New" w:hAnsi="Courier New" w:cs="Courier New"/>
      </w:rPr>
    </w:lvl>
    <w:lvl w:ilvl="8" w:tplc="20000005" w:tentative="1">
      <w:start w:val="1"/>
      <w:numFmt w:val="bullet"/>
      <w:lvlText w:val=""/>
      <w:lvlJc w:val="left"/>
      <w:pPr>
        <w:ind w:left="6906" w:hanging="360"/>
      </w:pPr>
      <w:rPr>
        <w:rFonts w:hint="default" w:ascii="Wingdings" w:hAnsi="Wingdings"/>
      </w:rPr>
    </w:lvl>
  </w:abstractNum>
  <w:abstractNum w:abstractNumId="26" w15:restartNumberingAfterBreak="0">
    <w:nsid w:val="5B5647FD"/>
    <w:multiLevelType w:val="hybridMultilevel"/>
    <w:tmpl w:val="F4087990"/>
    <w:lvl w:ilvl="0" w:tplc="1B362C4E">
      <w:start w:val="14"/>
      <w:numFmt w:val="bullet"/>
      <w:lvlText w:val="-"/>
      <w:lvlJc w:val="left"/>
      <w:pPr>
        <w:ind w:left="720" w:hanging="360"/>
      </w:pPr>
      <w:rPr>
        <w:rFonts w:hint="default" w:ascii="Roboto" w:hAnsi="Roboto" w:eastAsia="Roboto" w:cs="Robo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7" w15:restartNumberingAfterBreak="0">
    <w:nsid w:val="5E8A1EF5"/>
    <w:multiLevelType w:val="hybridMultilevel"/>
    <w:tmpl w:val="CB88B70C"/>
    <w:lvl w:ilvl="0" w:tplc="20000009">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5ECE58C4"/>
    <w:multiLevelType w:val="multilevel"/>
    <w:tmpl w:val="1E38A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FCA1A03"/>
    <w:multiLevelType w:val="hybridMultilevel"/>
    <w:tmpl w:val="43A0AE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1683100"/>
    <w:multiLevelType w:val="hybridMultilevel"/>
    <w:tmpl w:val="00946FFA"/>
    <w:lvl w:ilvl="0" w:tplc="1EAADB78">
      <w:numFmt w:val="bullet"/>
      <w:lvlText w:val=""/>
      <w:lvlJc w:val="left"/>
      <w:pPr>
        <w:ind w:left="765" w:hanging="360"/>
      </w:pPr>
      <w:rPr>
        <w:rFonts w:hint="default" w:ascii="Wingdings" w:hAnsi="Wingdings" w:eastAsiaTheme="minorHAnsi" w:cstheme="minorBidi"/>
      </w:rPr>
    </w:lvl>
    <w:lvl w:ilvl="1" w:tplc="20000003">
      <w:start w:val="1"/>
      <w:numFmt w:val="bullet"/>
      <w:lvlText w:val="o"/>
      <w:lvlJc w:val="left"/>
      <w:pPr>
        <w:ind w:left="1485" w:hanging="360"/>
      </w:pPr>
      <w:rPr>
        <w:rFonts w:hint="default" w:ascii="Courier New" w:hAnsi="Courier New" w:cs="Courier New"/>
      </w:rPr>
    </w:lvl>
    <w:lvl w:ilvl="2" w:tplc="20000005" w:tentative="1">
      <w:start w:val="1"/>
      <w:numFmt w:val="bullet"/>
      <w:lvlText w:val=""/>
      <w:lvlJc w:val="left"/>
      <w:pPr>
        <w:ind w:left="2205" w:hanging="360"/>
      </w:pPr>
      <w:rPr>
        <w:rFonts w:hint="default" w:ascii="Wingdings" w:hAnsi="Wingdings"/>
      </w:rPr>
    </w:lvl>
    <w:lvl w:ilvl="3" w:tplc="20000001" w:tentative="1">
      <w:start w:val="1"/>
      <w:numFmt w:val="bullet"/>
      <w:lvlText w:val=""/>
      <w:lvlJc w:val="left"/>
      <w:pPr>
        <w:ind w:left="2925" w:hanging="360"/>
      </w:pPr>
      <w:rPr>
        <w:rFonts w:hint="default" w:ascii="Symbol" w:hAnsi="Symbol"/>
      </w:rPr>
    </w:lvl>
    <w:lvl w:ilvl="4" w:tplc="20000003" w:tentative="1">
      <w:start w:val="1"/>
      <w:numFmt w:val="bullet"/>
      <w:lvlText w:val="o"/>
      <w:lvlJc w:val="left"/>
      <w:pPr>
        <w:ind w:left="3645" w:hanging="360"/>
      </w:pPr>
      <w:rPr>
        <w:rFonts w:hint="default" w:ascii="Courier New" w:hAnsi="Courier New" w:cs="Courier New"/>
      </w:rPr>
    </w:lvl>
    <w:lvl w:ilvl="5" w:tplc="20000005" w:tentative="1">
      <w:start w:val="1"/>
      <w:numFmt w:val="bullet"/>
      <w:lvlText w:val=""/>
      <w:lvlJc w:val="left"/>
      <w:pPr>
        <w:ind w:left="4365" w:hanging="360"/>
      </w:pPr>
      <w:rPr>
        <w:rFonts w:hint="default" w:ascii="Wingdings" w:hAnsi="Wingdings"/>
      </w:rPr>
    </w:lvl>
    <w:lvl w:ilvl="6" w:tplc="20000001" w:tentative="1">
      <w:start w:val="1"/>
      <w:numFmt w:val="bullet"/>
      <w:lvlText w:val=""/>
      <w:lvlJc w:val="left"/>
      <w:pPr>
        <w:ind w:left="5085" w:hanging="360"/>
      </w:pPr>
      <w:rPr>
        <w:rFonts w:hint="default" w:ascii="Symbol" w:hAnsi="Symbol"/>
      </w:rPr>
    </w:lvl>
    <w:lvl w:ilvl="7" w:tplc="20000003" w:tentative="1">
      <w:start w:val="1"/>
      <w:numFmt w:val="bullet"/>
      <w:lvlText w:val="o"/>
      <w:lvlJc w:val="left"/>
      <w:pPr>
        <w:ind w:left="5805" w:hanging="360"/>
      </w:pPr>
      <w:rPr>
        <w:rFonts w:hint="default" w:ascii="Courier New" w:hAnsi="Courier New" w:cs="Courier New"/>
      </w:rPr>
    </w:lvl>
    <w:lvl w:ilvl="8" w:tplc="20000005" w:tentative="1">
      <w:start w:val="1"/>
      <w:numFmt w:val="bullet"/>
      <w:lvlText w:val=""/>
      <w:lvlJc w:val="left"/>
      <w:pPr>
        <w:ind w:left="6525" w:hanging="360"/>
      </w:pPr>
      <w:rPr>
        <w:rFonts w:hint="default" w:ascii="Wingdings" w:hAnsi="Wingdings"/>
      </w:rPr>
    </w:lvl>
  </w:abstractNum>
  <w:abstractNum w:abstractNumId="31" w15:restartNumberingAfterBreak="0">
    <w:nsid w:val="628268EE"/>
    <w:multiLevelType w:val="hybridMultilevel"/>
    <w:tmpl w:val="33CC89E6"/>
    <w:lvl w:ilvl="0" w:tplc="9D3441E8">
      <w:start w:val="1"/>
      <w:numFmt w:val="bullet"/>
      <w:lvlText w:val=""/>
      <w:lvlJc w:val="left"/>
      <w:pPr>
        <w:ind w:left="720" w:hanging="360"/>
      </w:pPr>
      <w:rPr>
        <w:rFonts w:hint="default" w:ascii="Wingdings" w:hAnsi="Wingdings" w:eastAsiaTheme="minorEastAsia" w:cstheme="minorBidi"/>
        <w:color w:val="3F4954"/>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2" w15:restartNumberingAfterBreak="0">
    <w:nsid w:val="6659355F"/>
    <w:multiLevelType w:val="hybridMultilevel"/>
    <w:tmpl w:val="95206664"/>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6CE428A"/>
    <w:multiLevelType w:val="hybridMultilevel"/>
    <w:tmpl w:val="B3B6C8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A1A23A5"/>
    <w:multiLevelType w:val="hybridMultilevel"/>
    <w:tmpl w:val="640A6824"/>
    <w:lvl w:ilvl="0" w:tplc="1B362C4E">
      <w:start w:val="14"/>
      <w:numFmt w:val="bullet"/>
      <w:lvlText w:val="-"/>
      <w:lvlJc w:val="left"/>
      <w:pPr>
        <w:ind w:left="1146" w:hanging="360"/>
      </w:pPr>
      <w:rPr>
        <w:rFonts w:hint="default" w:ascii="Roboto" w:hAnsi="Roboto" w:eastAsia="Roboto" w:cs="Roboto"/>
      </w:rPr>
    </w:lvl>
    <w:lvl w:ilvl="1" w:tplc="04160003" w:tentative="1">
      <w:start w:val="1"/>
      <w:numFmt w:val="bullet"/>
      <w:lvlText w:val="o"/>
      <w:lvlJc w:val="left"/>
      <w:pPr>
        <w:ind w:left="1866" w:hanging="360"/>
      </w:pPr>
      <w:rPr>
        <w:rFonts w:hint="default" w:ascii="Courier New" w:hAnsi="Courier New" w:cs="Courier New"/>
      </w:rPr>
    </w:lvl>
    <w:lvl w:ilvl="2" w:tplc="04160005" w:tentative="1">
      <w:start w:val="1"/>
      <w:numFmt w:val="bullet"/>
      <w:lvlText w:val=""/>
      <w:lvlJc w:val="left"/>
      <w:pPr>
        <w:ind w:left="2586" w:hanging="360"/>
      </w:pPr>
      <w:rPr>
        <w:rFonts w:hint="default" w:ascii="Wingdings" w:hAnsi="Wingdings"/>
      </w:rPr>
    </w:lvl>
    <w:lvl w:ilvl="3" w:tplc="04160001" w:tentative="1">
      <w:start w:val="1"/>
      <w:numFmt w:val="bullet"/>
      <w:lvlText w:val=""/>
      <w:lvlJc w:val="left"/>
      <w:pPr>
        <w:ind w:left="3306" w:hanging="360"/>
      </w:pPr>
      <w:rPr>
        <w:rFonts w:hint="default" w:ascii="Symbol" w:hAnsi="Symbol"/>
      </w:rPr>
    </w:lvl>
    <w:lvl w:ilvl="4" w:tplc="04160003" w:tentative="1">
      <w:start w:val="1"/>
      <w:numFmt w:val="bullet"/>
      <w:lvlText w:val="o"/>
      <w:lvlJc w:val="left"/>
      <w:pPr>
        <w:ind w:left="4026" w:hanging="360"/>
      </w:pPr>
      <w:rPr>
        <w:rFonts w:hint="default" w:ascii="Courier New" w:hAnsi="Courier New" w:cs="Courier New"/>
      </w:rPr>
    </w:lvl>
    <w:lvl w:ilvl="5" w:tplc="04160005" w:tentative="1">
      <w:start w:val="1"/>
      <w:numFmt w:val="bullet"/>
      <w:lvlText w:val=""/>
      <w:lvlJc w:val="left"/>
      <w:pPr>
        <w:ind w:left="4746" w:hanging="360"/>
      </w:pPr>
      <w:rPr>
        <w:rFonts w:hint="default" w:ascii="Wingdings" w:hAnsi="Wingdings"/>
      </w:rPr>
    </w:lvl>
    <w:lvl w:ilvl="6" w:tplc="04160001" w:tentative="1">
      <w:start w:val="1"/>
      <w:numFmt w:val="bullet"/>
      <w:lvlText w:val=""/>
      <w:lvlJc w:val="left"/>
      <w:pPr>
        <w:ind w:left="5466" w:hanging="360"/>
      </w:pPr>
      <w:rPr>
        <w:rFonts w:hint="default" w:ascii="Symbol" w:hAnsi="Symbol"/>
      </w:rPr>
    </w:lvl>
    <w:lvl w:ilvl="7" w:tplc="04160003" w:tentative="1">
      <w:start w:val="1"/>
      <w:numFmt w:val="bullet"/>
      <w:lvlText w:val="o"/>
      <w:lvlJc w:val="left"/>
      <w:pPr>
        <w:ind w:left="6186" w:hanging="360"/>
      </w:pPr>
      <w:rPr>
        <w:rFonts w:hint="default" w:ascii="Courier New" w:hAnsi="Courier New" w:cs="Courier New"/>
      </w:rPr>
    </w:lvl>
    <w:lvl w:ilvl="8" w:tplc="04160005" w:tentative="1">
      <w:start w:val="1"/>
      <w:numFmt w:val="bullet"/>
      <w:lvlText w:val=""/>
      <w:lvlJc w:val="left"/>
      <w:pPr>
        <w:ind w:left="6906" w:hanging="360"/>
      </w:pPr>
      <w:rPr>
        <w:rFonts w:hint="default" w:ascii="Wingdings" w:hAnsi="Wingdings"/>
      </w:rPr>
    </w:lvl>
  </w:abstractNum>
  <w:abstractNum w:abstractNumId="35" w15:restartNumberingAfterBreak="0">
    <w:nsid w:val="6D8D07BB"/>
    <w:multiLevelType w:val="hybridMultilevel"/>
    <w:tmpl w:val="F6F6FF0E"/>
    <w:lvl w:ilvl="0" w:tplc="20000009">
      <w:start w:val="1"/>
      <w:numFmt w:val="bullet"/>
      <w:lvlText w:val=""/>
      <w:lvlJc w:val="left"/>
      <w:pPr>
        <w:ind w:left="720" w:hanging="360"/>
      </w:pPr>
      <w:rPr>
        <w:rFonts w:hint="default" w:ascii="Wingdings" w:hAnsi="Wingdings"/>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6" w15:restartNumberingAfterBreak="0">
    <w:nsid w:val="72BF58EE"/>
    <w:multiLevelType w:val="hybridMultilevel"/>
    <w:tmpl w:val="8FC4E962"/>
    <w:lvl w:ilvl="0" w:tplc="1B362C4E">
      <w:start w:val="14"/>
      <w:numFmt w:val="bullet"/>
      <w:lvlText w:val="-"/>
      <w:lvlJc w:val="left"/>
      <w:pPr>
        <w:ind w:left="720" w:hanging="360"/>
      </w:pPr>
      <w:rPr>
        <w:rFonts w:hint="default" w:ascii="Roboto" w:hAnsi="Roboto" w:eastAsia="Roboto" w:cs="Robo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7" w15:restartNumberingAfterBreak="0">
    <w:nsid w:val="74F10316"/>
    <w:multiLevelType w:val="hybridMultilevel"/>
    <w:tmpl w:val="0A023B64"/>
    <w:lvl w:ilvl="0" w:tplc="1B362C4E">
      <w:start w:val="14"/>
      <w:numFmt w:val="bullet"/>
      <w:lvlText w:val="-"/>
      <w:lvlJc w:val="left"/>
      <w:pPr>
        <w:ind w:left="1146" w:hanging="360"/>
      </w:pPr>
      <w:rPr>
        <w:rFonts w:hint="default" w:ascii="Roboto" w:hAnsi="Roboto" w:eastAsia="Roboto" w:cs="Roboto"/>
      </w:rPr>
    </w:lvl>
    <w:lvl w:ilvl="1" w:tplc="04160003" w:tentative="1">
      <w:start w:val="1"/>
      <w:numFmt w:val="bullet"/>
      <w:lvlText w:val="o"/>
      <w:lvlJc w:val="left"/>
      <w:pPr>
        <w:ind w:left="1866" w:hanging="360"/>
      </w:pPr>
      <w:rPr>
        <w:rFonts w:hint="default" w:ascii="Courier New" w:hAnsi="Courier New" w:cs="Courier New"/>
      </w:rPr>
    </w:lvl>
    <w:lvl w:ilvl="2" w:tplc="04160005" w:tentative="1">
      <w:start w:val="1"/>
      <w:numFmt w:val="bullet"/>
      <w:lvlText w:val=""/>
      <w:lvlJc w:val="left"/>
      <w:pPr>
        <w:ind w:left="2586" w:hanging="360"/>
      </w:pPr>
      <w:rPr>
        <w:rFonts w:hint="default" w:ascii="Wingdings" w:hAnsi="Wingdings"/>
      </w:rPr>
    </w:lvl>
    <w:lvl w:ilvl="3" w:tplc="04160001" w:tentative="1">
      <w:start w:val="1"/>
      <w:numFmt w:val="bullet"/>
      <w:lvlText w:val=""/>
      <w:lvlJc w:val="left"/>
      <w:pPr>
        <w:ind w:left="3306" w:hanging="360"/>
      </w:pPr>
      <w:rPr>
        <w:rFonts w:hint="default" w:ascii="Symbol" w:hAnsi="Symbol"/>
      </w:rPr>
    </w:lvl>
    <w:lvl w:ilvl="4" w:tplc="04160003" w:tentative="1">
      <w:start w:val="1"/>
      <w:numFmt w:val="bullet"/>
      <w:lvlText w:val="o"/>
      <w:lvlJc w:val="left"/>
      <w:pPr>
        <w:ind w:left="4026" w:hanging="360"/>
      </w:pPr>
      <w:rPr>
        <w:rFonts w:hint="default" w:ascii="Courier New" w:hAnsi="Courier New" w:cs="Courier New"/>
      </w:rPr>
    </w:lvl>
    <w:lvl w:ilvl="5" w:tplc="04160005" w:tentative="1">
      <w:start w:val="1"/>
      <w:numFmt w:val="bullet"/>
      <w:lvlText w:val=""/>
      <w:lvlJc w:val="left"/>
      <w:pPr>
        <w:ind w:left="4746" w:hanging="360"/>
      </w:pPr>
      <w:rPr>
        <w:rFonts w:hint="default" w:ascii="Wingdings" w:hAnsi="Wingdings"/>
      </w:rPr>
    </w:lvl>
    <w:lvl w:ilvl="6" w:tplc="04160001" w:tentative="1">
      <w:start w:val="1"/>
      <w:numFmt w:val="bullet"/>
      <w:lvlText w:val=""/>
      <w:lvlJc w:val="left"/>
      <w:pPr>
        <w:ind w:left="5466" w:hanging="360"/>
      </w:pPr>
      <w:rPr>
        <w:rFonts w:hint="default" w:ascii="Symbol" w:hAnsi="Symbol"/>
      </w:rPr>
    </w:lvl>
    <w:lvl w:ilvl="7" w:tplc="04160003" w:tentative="1">
      <w:start w:val="1"/>
      <w:numFmt w:val="bullet"/>
      <w:lvlText w:val="o"/>
      <w:lvlJc w:val="left"/>
      <w:pPr>
        <w:ind w:left="6186" w:hanging="360"/>
      </w:pPr>
      <w:rPr>
        <w:rFonts w:hint="default" w:ascii="Courier New" w:hAnsi="Courier New" w:cs="Courier New"/>
      </w:rPr>
    </w:lvl>
    <w:lvl w:ilvl="8" w:tplc="04160005" w:tentative="1">
      <w:start w:val="1"/>
      <w:numFmt w:val="bullet"/>
      <w:lvlText w:val=""/>
      <w:lvlJc w:val="left"/>
      <w:pPr>
        <w:ind w:left="6906" w:hanging="360"/>
      </w:pPr>
      <w:rPr>
        <w:rFonts w:hint="default" w:ascii="Wingdings" w:hAnsi="Wingdings"/>
      </w:rPr>
    </w:lvl>
  </w:abstractNum>
  <w:abstractNum w:abstractNumId="38" w15:restartNumberingAfterBreak="0">
    <w:nsid w:val="7B901643"/>
    <w:multiLevelType w:val="hybridMultilevel"/>
    <w:tmpl w:val="5BB249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E8D29F7"/>
    <w:multiLevelType w:val="multilevel"/>
    <w:tmpl w:val="690EAC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lowerLetter"/>
      <w:lvlText w:val="(%4)"/>
      <w:lvlJc w:val="left"/>
      <w:pPr>
        <w:ind w:left="2880" w:hanging="360"/>
      </w:pPr>
      <w:rPr>
        <w:rFonts w:hint="default"/>
        <w:i w:val="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22669789">
    <w:abstractNumId w:val="0"/>
  </w:num>
  <w:num w:numId="2" w16cid:durableId="217982079">
    <w:abstractNumId w:val="39"/>
  </w:num>
  <w:num w:numId="3" w16cid:durableId="1183545138">
    <w:abstractNumId w:val="38"/>
  </w:num>
  <w:num w:numId="4" w16cid:durableId="1352414513">
    <w:abstractNumId w:val="33"/>
  </w:num>
  <w:num w:numId="5" w16cid:durableId="1324628749">
    <w:abstractNumId w:val="7"/>
  </w:num>
  <w:num w:numId="6" w16cid:durableId="241109500">
    <w:abstractNumId w:val="29"/>
  </w:num>
  <w:num w:numId="7" w16cid:durableId="229313492">
    <w:abstractNumId w:val="32"/>
  </w:num>
  <w:num w:numId="8" w16cid:durableId="1959291190">
    <w:abstractNumId w:val="24"/>
  </w:num>
  <w:num w:numId="9" w16cid:durableId="587080161">
    <w:abstractNumId w:val="2"/>
  </w:num>
  <w:num w:numId="10" w16cid:durableId="131868342">
    <w:abstractNumId w:val="20"/>
  </w:num>
  <w:num w:numId="11" w16cid:durableId="777334688">
    <w:abstractNumId w:val="3"/>
  </w:num>
  <w:num w:numId="12" w16cid:durableId="204802954">
    <w:abstractNumId w:val="25"/>
  </w:num>
  <w:num w:numId="13" w16cid:durableId="2125692925">
    <w:abstractNumId w:val="31"/>
  </w:num>
  <w:num w:numId="14" w16cid:durableId="1627081611">
    <w:abstractNumId w:val="30"/>
  </w:num>
  <w:num w:numId="15" w16cid:durableId="741610892">
    <w:abstractNumId w:val="13"/>
  </w:num>
  <w:num w:numId="16" w16cid:durableId="1520393708">
    <w:abstractNumId w:val="21"/>
  </w:num>
  <w:num w:numId="17" w16cid:durableId="1885829638">
    <w:abstractNumId w:val="4"/>
  </w:num>
  <w:num w:numId="18" w16cid:durableId="366760722">
    <w:abstractNumId w:val="19"/>
  </w:num>
  <w:num w:numId="19" w16cid:durableId="972101314">
    <w:abstractNumId w:val="23"/>
  </w:num>
  <w:num w:numId="20" w16cid:durableId="983196600">
    <w:abstractNumId w:val="10"/>
  </w:num>
  <w:num w:numId="21" w16cid:durableId="692342007">
    <w:abstractNumId w:val="35"/>
  </w:num>
  <w:num w:numId="22" w16cid:durableId="1879077444">
    <w:abstractNumId w:val="37"/>
  </w:num>
  <w:num w:numId="23" w16cid:durableId="203101641">
    <w:abstractNumId w:val="34"/>
  </w:num>
  <w:num w:numId="24" w16cid:durableId="656810857">
    <w:abstractNumId w:val="9"/>
  </w:num>
  <w:num w:numId="25" w16cid:durableId="1567036437">
    <w:abstractNumId w:val="17"/>
  </w:num>
  <w:num w:numId="26" w16cid:durableId="1049958046">
    <w:abstractNumId w:val="22"/>
  </w:num>
  <w:num w:numId="27" w16cid:durableId="1907186449">
    <w:abstractNumId w:val="27"/>
  </w:num>
  <w:num w:numId="28" w16cid:durableId="1278558744">
    <w:abstractNumId w:val="12"/>
  </w:num>
  <w:num w:numId="29" w16cid:durableId="1211771659">
    <w:abstractNumId w:val="5"/>
  </w:num>
  <w:num w:numId="30" w16cid:durableId="2044866611">
    <w:abstractNumId w:val="36"/>
  </w:num>
  <w:num w:numId="31" w16cid:durableId="1577085511">
    <w:abstractNumId w:val="14"/>
  </w:num>
  <w:num w:numId="32" w16cid:durableId="1670210451">
    <w:abstractNumId w:val="11"/>
  </w:num>
  <w:num w:numId="33" w16cid:durableId="450981704">
    <w:abstractNumId w:val="26"/>
  </w:num>
  <w:num w:numId="34" w16cid:durableId="2144882243">
    <w:abstractNumId w:val="16"/>
  </w:num>
  <w:num w:numId="35" w16cid:durableId="1024743636">
    <w:abstractNumId w:val="28"/>
  </w:num>
  <w:num w:numId="36" w16cid:durableId="727267032">
    <w:abstractNumId w:val="8"/>
  </w:num>
  <w:num w:numId="37" w16cid:durableId="2032221622">
    <w:abstractNumId w:val="15"/>
  </w:num>
  <w:num w:numId="38" w16cid:durableId="975649063">
    <w:abstractNumId w:val="18"/>
  </w:num>
  <w:num w:numId="39" w16cid:durableId="117534530">
    <w:abstractNumId w:val="1"/>
  </w:num>
  <w:num w:numId="40" w16cid:durableId="69646374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ne Vanhee">
    <w15:presenceInfo w15:providerId="AD" w15:userId="S::tine.vanhee@trias.ngo::eac38f0d-80b2-4204-9c7f-34f4873fa35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83"/>
  <w:proofState w:spelling="clean" w:grammar="dirty"/>
  <w:trackRevisions w:val="false"/>
  <w:defaultTabStop w:val="720"/>
  <w:hyphenationZone w:val="425"/>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FC"/>
    <w:rsid w:val="000008AD"/>
    <w:rsid w:val="0000101D"/>
    <w:rsid w:val="000123CD"/>
    <w:rsid w:val="00015D53"/>
    <w:rsid w:val="000171FE"/>
    <w:rsid w:val="00017E7B"/>
    <w:rsid w:val="00022B62"/>
    <w:rsid w:val="00025BA3"/>
    <w:rsid w:val="00026729"/>
    <w:rsid w:val="00027D96"/>
    <w:rsid w:val="0003130F"/>
    <w:rsid w:val="000327FE"/>
    <w:rsid w:val="00033119"/>
    <w:rsid w:val="000331E7"/>
    <w:rsid w:val="00034C51"/>
    <w:rsid w:val="0004101C"/>
    <w:rsid w:val="00043D5E"/>
    <w:rsid w:val="0004571E"/>
    <w:rsid w:val="00047849"/>
    <w:rsid w:val="000501DC"/>
    <w:rsid w:val="000506BA"/>
    <w:rsid w:val="00052734"/>
    <w:rsid w:val="00057E4D"/>
    <w:rsid w:val="00060998"/>
    <w:rsid w:val="00061AB0"/>
    <w:rsid w:val="00061D2F"/>
    <w:rsid w:val="00062C2A"/>
    <w:rsid w:val="0006416B"/>
    <w:rsid w:val="00066053"/>
    <w:rsid w:val="000669D0"/>
    <w:rsid w:val="00070451"/>
    <w:rsid w:val="0007141A"/>
    <w:rsid w:val="00073127"/>
    <w:rsid w:val="00073E60"/>
    <w:rsid w:val="00076A0F"/>
    <w:rsid w:val="00077A4E"/>
    <w:rsid w:val="000810A7"/>
    <w:rsid w:val="00083CE2"/>
    <w:rsid w:val="000849AB"/>
    <w:rsid w:val="00087372"/>
    <w:rsid w:val="00087F09"/>
    <w:rsid w:val="000900F5"/>
    <w:rsid w:val="00091F3C"/>
    <w:rsid w:val="00093478"/>
    <w:rsid w:val="00097124"/>
    <w:rsid w:val="00097B0E"/>
    <w:rsid w:val="000A080B"/>
    <w:rsid w:val="000A3EC4"/>
    <w:rsid w:val="000A3F47"/>
    <w:rsid w:val="000A55A0"/>
    <w:rsid w:val="000A7774"/>
    <w:rsid w:val="000C0D74"/>
    <w:rsid w:val="000C119A"/>
    <w:rsid w:val="000C1531"/>
    <w:rsid w:val="000C162E"/>
    <w:rsid w:val="000C2AA1"/>
    <w:rsid w:val="000C3939"/>
    <w:rsid w:val="000C5462"/>
    <w:rsid w:val="000C7110"/>
    <w:rsid w:val="000C7245"/>
    <w:rsid w:val="000D140D"/>
    <w:rsid w:val="000D1E9D"/>
    <w:rsid w:val="000E1FC3"/>
    <w:rsid w:val="000E42C8"/>
    <w:rsid w:val="000E4D82"/>
    <w:rsid w:val="000E774E"/>
    <w:rsid w:val="000E7B34"/>
    <w:rsid w:val="000F0066"/>
    <w:rsid w:val="000F2F2F"/>
    <w:rsid w:val="000F32EE"/>
    <w:rsid w:val="001000A7"/>
    <w:rsid w:val="00107357"/>
    <w:rsid w:val="00111441"/>
    <w:rsid w:val="00111A58"/>
    <w:rsid w:val="00115238"/>
    <w:rsid w:val="00121D8A"/>
    <w:rsid w:val="00123914"/>
    <w:rsid w:val="00123CA0"/>
    <w:rsid w:val="00125376"/>
    <w:rsid w:val="00126411"/>
    <w:rsid w:val="00127148"/>
    <w:rsid w:val="00130893"/>
    <w:rsid w:val="0013234C"/>
    <w:rsid w:val="00132D15"/>
    <w:rsid w:val="001350A3"/>
    <w:rsid w:val="00135FBE"/>
    <w:rsid w:val="001403C5"/>
    <w:rsid w:val="00140D33"/>
    <w:rsid w:val="001412C6"/>
    <w:rsid w:val="00146A4D"/>
    <w:rsid w:val="001532D1"/>
    <w:rsid w:val="00156128"/>
    <w:rsid w:val="001571F1"/>
    <w:rsid w:val="00161A46"/>
    <w:rsid w:val="0016226B"/>
    <w:rsid w:val="001626A1"/>
    <w:rsid w:val="001641D5"/>
    <w:rsid w:val="00164EED"/>
    <w:rsid w:val="00166C05"/>
    <w:rsid w:val="00167CB2"/>
    <w:rsid w:val="00172DEC"/>
    <w:rsid w:val="001746E0"/>
    <w:rsid w:val="00176F4F"/>
    <w:rsid w:val="001809DE"/>
    <w:rsid w:val="00183916"/>
    <w:rsid w:val="00184176"/>
    <w:rsid w:val="00184FE1"/>
    <w:rsid w:val="00192BDF"/>
    <w:rsid w:val="00194F57"/>
    <w:rsid w:val="0019596F"/>
    <w:rsid w:val="00196EC3"/>
    <w:rsid w:val="001A06CF"/>
    <w:rsid w:val="001A5103"/>
    <w:rsid w:val="001B1A53"/>
    <w:rsid w:val="001B1FCD"/>
    <w:rsid w:val="001B3894"/>
    <w:rsid w:val="001B71FA"/>
    <w:rsid w:val="001C0486"/>
    <w:rsid w:val="001C4354"/>
    <w:rsid w:val="001D3C9C"/>
    <w:rsid w:val="001D4172"/>
    <w:rsid w:val="001E1CDB"/>
    <w:rsid w:val="001E2AC2"/>
    <w:rsid w:val="001E334E"/>
    <w:rsid w:val="001E39D6"/>
    <w:rsid w:val="001E3DA7"/>
    <w:rsid w:val="001F3795"/>
    <w:rsid w:val="001F40A1"/>
    <w:rsid w:val="001F7461"/>
    <w:rsid w:val="00200F7A"/>
    <w:rsid w:val="00202072"/>
    <w:rsid w:val="0020593A"/>
    <w:rsid w:val="00207039"/>
    <w:rsid w:val="00207C29"/>
    <w:rsid w:val="00213333"/>
    <w:rsid w:val="00213E37"/>
    <w:rsid w:val="00215730"/>
    <w:rsid w:val="00215FB4"/>
    <w:rsid w:val="002169D7"/>
    <w:rsid w:val="002205C5"/>
    <w:rsid w:val="00224299"/>
    <w:rsid w:val="00225494"/>
    <w:rsid w:val="0022641D"/>
    <w:rsid w:val="002306CE"/>
    <w:rsid w:val="00232215"/>
    <w:rsid w:val="00236E8E"/>
    <w:rsid w:val="00237B40"/>
    <w:rsid w:val="002407E7"/>
    <w:rsid w:val="00241261"/>
    <w:rsid w:val="00241AAB"/>
    <w:rsid w:val="002429F3"/>
    <w:rsid w:val="0024476A"/>
    <w:rsid w:val="002448B9"/>
    <w:rsid w:val="00244E53"/>
    <w:rsid w:val="002463B8"/>
    <w:rsid w:val="00246EDC"/>
    <w:rsid w:val="00253917"/>
    <w:rsid w:val="00253C2A"/>
    <w:rsid w:val="00254CB9"/>
    <w:rsid w:val="002624F2"/>
    <w:rsid w:val="002630DE"/>
    <w:rsid w:val="00263BCF"/>
    <w:rsid w:val="00267139"/>
    <w:rsid w:val="00271582"/>
    <w:rsid w:val="00271E6E"/>
    <w:rsid w:val="00272990"/>
    <w:rsid w:val="00275587"/>
    <w:rsid w:val="00277CD9"/>
    <w:rsid w:val="002808E1"/>
    <w:rsid w:val="00282078"/>
    <w:rsid w:val="002826AC"/>
    <w:rsid w:val="00285752"/>
    <w:rsid w:val="0029301F"/>
    <w:rsid w:val="00293BF1"/>
    <w:rsid w:val="00296061"/>
    <w:rsid w:val="0029752F"/>
    <w:rsid w:val="00297AE2"/>
    <w:rsid w:val="002A0D42"/>
    <w:rsid w:val="002A53CB"/>
    <w:rsid w:val="002A5D3A"/>
    <w:rsid w:val="002A70ED"/>
    <w:rsid w:val="002B0240"/>
    <w:rsid w:val="002B533A"/>
    <w:rsid w:val="002B6BE2"/>
    <w:rsid w:val="002B7A97"/>
    <w:rsid w:val="002C06EE"/>
    <w:rsid w:val="002C27FC"/>
    <w:rsid w:val="002C58AA"/>
    <w:rsid w:val="002C66BA"/>
    <w:rsid w:val="002C77A4"/>
    <w:rsid w:val="002D5212"/>
    <w:rsid w:val="002E494D"/>
    <w:rsid w:val="002E58D1"/>
    <w:rsid w:val="002E5BEF"/>
    <w:rsid w:val="002E5CBA"/>
    <w:rsid w:val="002E6FDA"/>
    <w:rsid w:val="002F0854"/>
    <w:rsid w:val="002F0DF6"/>
    <w:rsid w:val="002F2983"/>
    <w:rsid w:val="002F3BFE"/>
    <w:rsid w:val="002F43BC"/>
    <w:rsid w:val="00303217"/>
    <w:rsid w:val="00304114"/>
    <w:rsid w:val="00304698"/>
    <w:rsid w:val="00304C67"/>
    <w:rsid w:val="003065E2"/>
    <w:rsid w:val="00312A60"/>
    <w:rsid w:val="00312DB1"/>
    <w:rsid w:val="0031464A"/>
    <w:rsid w:val="00315587"/>
    <w:rsid w:val="003155BB"/>
    <w:rsid w:val="00315C83"/>
    <w:rsid w:val="003170FF"/>
    <w:rsid w:val="003174B7"/>
    <w:rsid w:val="00325C7E"/>
    <w:rsid w:val="003348B4"/>
    <w:rsid w:val="00334EE3"/>
    <w:rsid w:val="0033717B"/>
    <w:rsid w:val="00337FC3"/>
    <w:rsid w:val="003411A0"/>
    <w:rsid w:val="0034186C"/>
    <w:rsid w:val="003433EB"/>
    <w:rsid w:val="003536FB"/>
    <w:rsid w:val="00353A9C"/>
    <w:rsid w:val="00353E3C"/>
    <w:rsid w:val="00354651"/>
    <w:rsid w:val="00355749"/>
    <w:rsid w:val="00357601"/>
    <w:rsid w:val="003613AC"/>
    <w:rsid w:val="0036354A"/>
    <w:rsid w:val="00365B2B"/>
    <w:rsid w:val="00367C93"/>
    <w:rsid w:val="00370632"/>
    <w:rsid w:val="0037198E"/>
    <w:rsid w:val="00376012"/>
    <w:rsid w:val="0037701E"/>
    <w:rsid w:val="00383B9D"/>
    <w:rsid w:val="00384D7F"/>
    <w:rsid w:val="003852F4"/>
    <w:rsid w:val="003870A3"/>
    <w:rsid w:val="00387770"/>
    <w:rsid w:val="00393E85"/>
    <w:rsid w:val="003A1261"/>
    <w:rsid w:val="003A1886"/>
    <w:rsid w:val="003A62DE"/>
    <w:rsid w:val="003B27A3"/>
    <w:rsid w:val="003B301F"/>
    <w:rsid w:val="003B5E11"/>
    <w:rsid w:val="003B75BE"/>
    <w:rsid w:val="003C1A3A"/>
    <w:rsid w:val="003D3C9E"/>
    <w:rsid w:val="003D767C"/>
    <w:rsid w:val="003E3114"/>
    <w:rsid w:val="003E386F"/>
    <w:rsid w:val="003E5040"/>
    <w:rsid w:val="003F378D"/>
    <w:rsid w:val="003F4E11"/>
    <w:rsid w:val="003F68E8"/>
    <w:rsid w:val="003F6FC9"/>
    <w:rsid w:val="00400E22"/>
    <w:rsid w:val="004046D9"/>
    <w:rsid w:val="0040667D"/>
    <w:rsid w:val="00412EA3"/>
    <w:rsid w:val="00412EB9"/>
    <w:rsid w:val="0041329A"/>
    <w:rsid w:val="0041333A"/>
    <w:rsid w:val="00414558"/>
    <w:rsid w:val="00414A99"/>
    <w:rsid w:val="004201D9"/>
    <w:rsid w:val="004209E5"/>
    <w:rsid w:val="00424322"/>
    <w:rsid w:val="00424EE6"/>
    <w:rsid w:val="00425E01"/>
    <w:rsid w:val="00426AD4"/>
    <w:rsid w:val="004306D5"/>
    <w:rsid w:val="00430FA5"/>
    <w:rsid w:val="00432B45"/>
    <w:rsid w:val="0043577E"/>
    <w:rsid w:val="00436302"/>
    <w:rsid w:val="004378BF"/>
    <w:rsid w:val="004421DB"/>
    <w:rsid w:val="004425F7"/>
    <w:rsid w:val="00447826"/>
    <w:rsid w:val="00456A16"/>
    <w:rsid w:val="00463B74"/>
    <w:rsid w:val="00463CC4"/>
    <w:rsid w:val="00464AC2"/>
    <w:rsid w:val="00466014"/>
    <w:rsid w:val="00466C3B"/>
    <w:rsid w:val="00470E11"/>
    <w:rsid w:val="0047256D"/>
    <w:rsid w:val="00472EEB"/>
    <w:rsid w:val="00474D56"/>
    <w:rsid w:val="00474E46"/>
    <w:rsid w:val="004753BD"/>
    <w:rsid w:val="00477665"/>
    <w:rsid w:val="004802A4"/>
    <w:rsid w:val="004814E6"/>
    <w:rsid w:val="00484212"/>
    <w:rsid w:val="004847B6"/>
    <w:rsid w:val="004860B5"/>
    <w:rsid w:val="004874C8"/>
    <w:rsid w:val="00490189"/>
    <w:rsid w:val="0049073E"/>
    <w:rsid w:val="00491799"/>
    <w:rsid w:val="00491801"/>
    <w:rsid w:val="0049750B"/>
    <w:rsid w:val="004A246C"/>
    <w:rsid w:val="004A488F"/>
    <w:rsid w:val="004A7330"/>
    <w:rsid w:val="004A7705"/>
    <w:rsid w:val="004A7949"/>
    <w:rsid w:val="004B00DC"/>
    <w:rsid w:val="004B23A5"/>
    <w:rsid w:val="004B2457"/>
    <w:rsid w:val="004B6110"/>
    <w:rsid w:val="004B6688"/>
    <w:rsid w:val="004C08E7"/>
    <w:rsid w:val="004C1BE8"/>
    <w:rsid w:val="004C1FBD"/>
    <w:rsid w:val="004C4457"/>
    <w:rsid w:val="004C7D77"/>
    <w:rsid w:val="004D14BF"/>
    <w:rsid w:val="004D4FE8"/>
    <w:rsid w:val="004D5782"/>
    <w:rsid w:val="004E02FB"/>
    <w:rsid w:val="004E3BD6"/>
    <w:rsid w:val="004E73EC"/>
    <w:rsid w:val="004E7A59"/>
    <w:rsid w:val="004E7EBE"/>
    <w:rsid w:val="004F0068"/>
    <w:rsid w:val="004F1D63"/>
    <w:rsid w:val="004F29B5"/>
    <w:rsid w:val="004F45FE"/>
    <w:rsid w:val="005014B2"/>
    <w:rsid w:val="00501A9D"/>
    <w:rsid w:val="00505912"/>
    <w:rsid w:val="00505F78"/>
    <w:rsid w:val="005126F0"/>
    <w:rsid w:val="00513307"/>
    <w:rsid w:val="00515E5D"/>
    <w:rsid w:val="005220FC"/>
    <w:rsid w:val="0052449A"/>
    <w:rsid w:val="00530340"/>
    <w:rsid w:val="005313E5"/>
    <w:rsid w:val="005368E0"/>
    <w:rsid w:val="005372AE"/>
    <w:rsid w:val="005375B4"/>
    <w:rsid w:val="00543F21"/>
    <w:rsid w:val="005452ED"/>
    <w:rsid w:val="00546904"/>
    <w:rsid w:val="00547D01"/>
    <w:rsid w:val="00550588"/>
    <w:rsid w:val="005534E1"/>
    <w:rsid w:val="005534EA"/>
    <w:rsid w:val="005539E1"/>
    <w:rsid w:val="00553A91"/>
    <w:rsid w:val="00554FFD"/>
    <w:rsid w:val="0055587A"/>
    <w:rsid w:val="00557C6E"/>
    <w:rsid w:val="005602AB"/>
    <w:rsid w:val="0056055C"/>
    <w:rsid w:val="00564929"/>
    <w:rsid w:val="00564FAF"/>
    <w:rsid w:val="00567572"/>
    <w:rsid w:val="0057394C"/>
    <w:rsid w:val="00574540"/>
    <w:rsid w:val="00575805"/>
    <w:rsid w:val="00577443"/>
    <w:rsid w:val="00577876"/>
    <w:rsid w:val="005809C3"/>
    <w:rsid w:val="00580D4A"/>
    <w:rsid w:val="00580E18"/>
    <w:rsid w:val="00581566"/>
    <w:rsid w:val="005824E5"/>
    <w:rsid w:val="0058257A"/>
    <w:rsid w:val="0058262A"/>
    <w:rsid w:val="00583B08"/>
    <w:rsid w:val="005860AB"/>
    <w:rsid w:val="00586FDC"/>
    <w:rsid w:val="00591AB5"/>
    <w:rsid w:val="005929AB"/>
    <w:rsid w:val="00597841"/>
    <w:rsid w:val="00597BDB"/>
    <w:rsid w:val="005A07A9"/>
    <w:rsid w:val="005A325C"/>
    <w:rsid w:val="005A3DE2"/>
    <w:rsid w:val="005A40EB"/>
    <w:rsid w:val="005A6DC3"/>
    <w:rsid w:val="005B0922"/>
    <w:rsid w:val="005B2700"/>
    <w:rsid w:val="005B6063"/>
    <w:rsid w:val="005B6E12"/>
    <w:rsid w:val="005C1AA3"/>
    <w:rsid w:val="005C3B7A"/>
    <w:rsid w:val="005C6F20"/>
    <w:rsid w:val="005D7864"/>
    <w:rsid w:val="005E14F1"/>
    <w:rsid w:val="005E359D"/>
    <w:rsid w:val="005E6928"/>
    <w:rsid w:val="005E7024"/>
    <w:rsid w:val="005F3143"/>
    <w:rsid w:val="005F6697"/>
    <w:rsid w:val="005F68D4"/>
    <w:rsid w:val="005F7AF0"/>
    <w:rsid w:val="00600F3C"/>
    <w:rsid w:val="00602E43"/>
    <w:rsid w:val="006056F6"/>
    <w:rsid w:val="00605FAE"/>
    <w:rsid w:val="00607A85"/>
    <w:rsid w:val="00611E1C"/>
    <w:rsid w:val="0061340A"/>
    <w:rsid w:val="00615187"/>
    <w:rsid w:val="0061799C"/>
    <w:rsid w:val="0062021B"/>
    <w:rsid w:val="00621C98"/>
    <w:rsid w:val="00622997"/>
    <w:rsid w:val="006271F3"/>
    <w:rsid w:val="00630F6D"/>
    <w:rsid w:val="00632588"/>
    <w:rsid w:val="00633303"/>
    <w:rsid w:val="0063338A"/>
    <w:rsid w:val="00633D4A"/>
    <w:rsid w:val="00635B2E"/>
    <w:rsid w:val="0063746C"/>
    <w:rsid w:val="00642773"/>
    <w:rsid w:val="006460B4"/>
    <w:rsid w:val="006460DA"/>
    <w:rsid w:val="0066012F"/>
    <w:rsid w:val="006601D2"/>
    <w:rsid w:val="00660738"/>
    <w:rsid w:val="00660A50"/>
    <w:rsid w:val="00660F6A"/>
    <w:rsid w:val="00673AA4"/>
    <w:rsid w:val="006753B5"/>
    <w:rsid w:val="00680259"/>
    <w:rsid w:val="006833ED"/>
    <w:rsid w:val="006868DA"/>
    <w:rsid w:val="00692744"/>
    <w:rsid w:val="0069320B"/>
    <w:rsid w:val="00694E06"/>
    <w:rsid w:val="0069633B"/>
    <w:rsid w:val="006A0CFE"/>
    <w:rsid w:val="006A3427"/>
    <w:rsid w:val="006A5F91"/>
    <w:rsid w:val="006B1761"/>
    <w:rsid w:val="006B2FED"/>
    <w:rsid w:val="006B3138"/>
    <w:rsid w:val="006B3C11"/>
    <w:rsid w:val="006B46AC"/>
    <w:rsid w:val="006B536E"/>
    <w:rsid w:val="006B678B"/>
    <w:rsid w:val="006C2768"/>
    <w:rsid w:val="006C4C67"/>
    <w:rsid w:val="006C57D8"/>
    <w:rsid w:val="006C5F60"/>
    <w:rsid w:val="006C6E64"/>
    <w:rsid w:val="006D0893"/>
    <w:rsid w:val="006D1019"/>
    <w:rsid w:val="006D13FE"/>
    <w:rsid w:val="006D1745"/>
    <w:rsid w:val="006D4298"/>
    <w:rsid w:val="006D42F3"/>
    <w:rsid w:val="006E0A59"/>
    <w:rsid w:val="006E156F"/>
    <w:rsid w:val="006F0BE5"/>
    <w:rsid w:val="006F2B65"/>
    <w:rsid w:val="006F2E54"/>
    <w:rsid w:val="006F35C1"/>
    <w:rsid w:val="006F5539"/>
    <w:rsid w:val="006F676C"/>
    <w:rsid w:val="00701AF0"/>
    <w:rsid w:val="0070308B"/>
    <w:rsid w:val="00705F2D"/>
    <w:rsid w:val="00710CD0"/>
    <w:rsid w:val="0071259F"/>
    <w:rsid w:val="00713C60"/>
    <w:rsid w:val="00714BE6"/>
    <w:rsid w:val="0071760A"/>
    <w:rsid w:val="00717D4E"/>
    <w:rsid w:val="00722CBF"/>
    <w:rsid w:val="007240BC"/>
    <w:rsid w:val="0072730D"/>
    <w:rsid w:val="007302D3"/>
    <w:rsid w:val="00731086"/>
    <w:rsid w:val="00732141"/>
    <w:rsid w:val="007333BC"/>
    <w:rsid w:val="0073547D"/>
    <w:rsid w:val="00737AE3"/>
    <w:rsid w:val="007414C1"/>
    <w:rsid w:val="007443B2"/>
    <w:rsid w:val="00745869"/>
    <w:rsid w:val="00746CDF"/>
    <w:rsid w:val="007471AE"/>
    <w:rsid w:val="00754301"/>
    <w:rsid w:val="00760DC0"/>
    <w:rsid w:val="00762527"/>
    <w:rsid w:val="00766540"/>
    <w:rsid w:val="0077095D"/>
    <w:rsid w:val="00771E0E"/>
    <w:rsid w:val="00773483"/>
    <w:rsid w:val="00773F3A"/>
    <w:rsid w:val="00774A40"/>
    <w:rsid w:val="007773DB"/>
    <w:rsid w:val="0077788D"/>
    <w:rsid w:val="00781D69"/>
    <w:rsid w:val="00785A68"/>
    <w:rsid w:val="00786E56"/>
    <w:rsid w:val="007901E9"/>
    <w:rsid w:val="00791062"/>
    <w:rsid w:val="007936AE"/>
    <w:rsid w:val="00795D01"/>
    <w:rsid w:val="00795EBD"/>
    <w:rsid w:val="00796ACB"/>
    <w:rsid w:val="007970DF"/>
    <w:rsid w:val="0079742C"/>
    <w:rsid w:val="00797BE2"/>
    <w:rsid w:val="007A3207"/>
    <w:rsid w:val="007A4CBA"/>
    <w:rsid w:val="007A5FDB"/>
    <w:rsid w:val="007B01FD"/>
    <w:rsid w:val="007B13F9"/>
    <w:rsid w:val="007B1F08"/>
    <w:rsid w:val="007B5BC7"/>
    <w:rsid w:val="007B6AF5"/>
    <w:rsid w:val="007B75D9"/>
    <w:rsid w:val="007C3862"/>
    <w:rsid w:val="007C51EA"/>
    <w:rsid w:val="007C7DE8"/>
    <w:rsid w:val="007C7E77"/>
    <w:rsid w:val="007D05DA"/>
    <w:rsid w:val="007D0923"/>
    <w:rsid w:val="007D4AE3"/>
    <w:rsid w:val="007D6D6A"/>
    <w:rsid w:val="007D7D86"/>
    <w:rsid w:val="007E73B2"/>
    <w:rsid w:val="007F0A00"/>
    <w:rsid w:val="007F0DBB"/>
    <w:rsid w:val="007F4A11"/>
    <w:rsid w:val="007F5336"/>
    <w:rsid w:val="007F5545"/>
    <w:rsid w:val="007F5BEB"/>
    <w:rsid w:val="007F5D06"/>
    <w:rsid w:val="007F730C"/>
    <w:rsid w:val="007F7D75"/>
    <w:rsid w:val="00800346"/>
    <w:rsid w:val="00804722"/>
    <w:rsid w:val="00805D13"/>
    <w:rsid w:val="008064C9"/>
    <w:rsid w:val="008068BA"/>
    <w:rsid w:val="008077A0"/>
    <w:rsid w:val="00810621"/>
    <w:rsid w:val="00813E1B"/>
    <w:rsid w:val="00815001"/>
    <w:rsid w:val="0081634B"/>
    <w:rsid w:val="00820C0D"/>
    <w:rsid w:val="00820F6F"/>
    <w:rsid w:val="00821224"/>
    <w:rsid w:val="00822ECA"/>
    <w:rsid w:val="00823FA2"/>
    <w:rsid w:val="00824FA7"/>
    <w:rsid w:val="0082703A"/>
    <w:rsid w:val="0082774D"/>
    <w:rsid w:val="0083092E"/>
    <w:rsid w:val="00832E0C"/>
    <w:rsid w:val="00840FCF"/>
    <w:rsid w:val="00842B8C"/>
    <w:rsid w:val="0084627A"/>
    <w:rsid w:val="00846ADD"/>
    <w:rsid w:val="00847C0D"/>
    <w:rsid w:val="0085047B"/>
    <w:rsid w:val="00851885"/>
    <w:rsid w:val="00851A9F"/>
    <w:rsid w:val="00852ACB"/>
    <w:rsid w:val="0085342A"/>
    <w:rsid w:val="008535BC"/>
    <w:rsid w:val="0085382B"/>
    <w:rsid w:val="0085555B"/>
    <w:rsid w:val="00855F4B"/>
    <w:rsid w:val="00857039"/>
    <w:rsid w:val="008572BC"/>
    <w:rsid w:val="00861971"/>
    <w:rsid w:val="00861D74"/>
    <w:rsid w:val="00861F49"/>
    <w:rsid w:val="00865447"/>
    <w:rsid w:val="00874864"/>
    <w:rsid w:val="00875C39"/>
    <w:rsid w:val="00875FE4"/>
    <w:rsid w:val="008778F1"/>
    <w:rsid w:val="0088043D"/>
    <w:rsid w:val="00881EA3"/>
    <w:rsid w:val="00883F91"/>
    <w:rsid w:val="00884F9B"/>
    <w:rsid w:val="0088638E"/>
    <w:rsid w:val="008867B2"/>
    <w:rsid w:val="0088706B"/>
    <w:rsid w:val="008909BE"/>
    <w:rsid w:val="00893EF5"/>
    <w:rsid w:val="00894D71"/>
    <w:rsid w:val="008A11C1"/>
    <w:rsid w:val="008A1343"/>
    <w:rsid w:val="008A71E7"/>
    <w:rsid w:val="008B05E0"/>
    <w:rsid w:val="008B1081"/>
    <w:rsid w:val="008B2236"/>
    <w:rsid w:val="008B2F68"/>
    <w:rsid w:val="008B3A13"/>
    <w:rsid w:val="008B4A43"/>
    <w:rsid w:val="008B4ED3"/>
    <w:rsid w:val="008B51E1"/>
    <w:rsid w:val="008B66EB"/>
    <w:rsid w:val="008B6BC6"/>
    <w:rsid w:val="008B7FC4"/>
    <w:rsid w:val="008C151F"/>
    <w:rsid w:val="008C2C95"/>
    <w:rsid w:val="008C3555"/>
    <w:rsid w:val="008C37BC"/>
    <w:rsid w:val="008C39A4"/>
    <w:rsid w:val="008C3BA2"/>
    <w:rsid w:val="008C4FBF"/>
    <w:rsid w:val="008C6F70"/>
    <w:rsid w:val="008C6FA1"/>
    <w:rsid w:val="008D0250"/>
    <w:rsid w:val="008D13C8"/>
    <w:rsid w:val="008D28B2"/>
    <w:rsid w:val="008D323A"/>
    <w:rsid w:val="008D5202"/>
    <w:rsid w:val="008D790D"/>
    <w:rsid w:val="008E01E2"/>
    <w:rsid w:val="008E0A0F"/>
    <w:rsid w:val="008E2692"/>
    <w:rsid w:val="008E6591"/>
    <w:rsid w:val="008E704F"/>
    <w:rsid w:val="008F08F8"/>
    <w:rsid w:val="008F1F16"/>
    <w:rsid w:val="008F33A0"/>
    <w:rsid w:val="008F4A7F"/>
    <w:rsid w:val="00900528"/>
    <w:rsid w:val="00901F1E"/>
    <w:rsid w:val="0090379C"/>
    <w:rsid w:val="009059D7"/>
    <w:rsid w:val="00906BD2"/>
    <w:rsid w:val="00910817"/>
    <w:rsid w:val="009127B2"/>
    <w:rsid w:val="00915C43"/>
    <w:rsid w:val="00915F1F"/>
    <w:rsid w:val="00920418"/>
    <w:rsid w:val="00922299"/>
    <w:rsid w:val="009230FE"/>
    <w:rsid w:val="00923A9F"/>
    <w:rsid w:val="00926166"/>
    <w:rsid w:val="00926716"/>
    <w:rsid w:val="00926CDF"/>
    <w:rsid w:val="00931FC0"/>
    <w:rsid w:val="00932898"/>
    <w:rsid w:val="00932945"/>
    <w:rsid w:val="00932FB3"/>
    <w:rsid w:val="00933B8D"/>
    <w:rsid w:val="009370C4"/>
    <w:rsid w:val="009411EF"/>
    <w:rsid w:val="00946CBE"/>
    <w:rsid w:val="00946D68"/>
    <w:rsid w:val="0095096F"/>
    <w:rsid w:val="0095155A"/>
    <w:rsid w:val="009537E6"/>
    <w:rsid w:val="00953E75"/>
    <w:rsid w:val="00954879"/>
    <w:rsid w:val="009562D9"/>
    <w:rsid w:val="0095654C"/>
    <w:rsid w:val="009572A5"/>
    <w:rsid w:val="009633E2"/>
    <w:rsid w:val="00965745"/>
    <w:rsid w:val="009676BD"/>
    <w:rsid w:val="00971525"/>
    <w:rsid w:val="00971A3C"/>
    <w:rsid w:val="00973FEF"/>
    <w:rsid w:val="009745F3"/>
    <w:rsid w:val="00976376"/>
    <w:rsid w:val="00977EB7"/>
    <w:rsid w:val="0098166A"/>
    <w:rsid w:val="0098198A"/>
    <w:rsid w:val="00981CE2"/>
    <w:rsid w:val="00984546"/>
    <w:rsid w:val="00987B1C"/>
    <w:rsid w:val="00991C9F"/>
    <w:rsid w:val="00992783"/>
    <w:rsid w:val="009929AE"/>
    <w:rsid w:val="00992D71"/>
    <w:rsid w:val="009932FD"/>
    <w:rsid w:val="009951D2"/>
    <w:rsid w:val="00997D12"/>
    <w:rsid w:val="009A1F0F"/>
    <w:rsid w:val="009A40D4"/>
    <w:rsid w:val="009A4D4C"/>
    <w:rsid w:val="009A6F14"/>
    <w:rsid w:val="009B00A4"/>
    <w:rsid w:val="009B2814"/>
    <w:rsid w:val="009B3A8F"/>
    <w:rsid w:val="009B3A99"/>
    <w:rsid w:val="009B3AB1"/>
    <w:rsid w:val="009B635E"/>
    <w:rsid w:val="009B70A1"/>
    <w:rsid w:val="009C07B2"/>
    <w:rsid w:val="009C2D12"/>
    <w:rsid w:val="009C2EC3"/>
    <w:rsid w:val="009C301C"/>
    <w:rsid w:val="009C450A"/>
    <w:rsid w:val="009C708C"/>
    <w:rsid w:val="009D0118"/>
    <w:rsid w:val="009D1845"/>
    <w:rsid w:val="009D1B8B"/>
    <w:rsid w:val="009D5FEE"/>
    <w:rsid w:val="009D71FF"/>
    <w:rsid w:val="009D7C8B"/>
    <w:rsid w:val="009E44F0"/>
    <w:rsid w:val="009E558C"/>
    <w:rsid w:val="009E5798"/>
    <w:rsid w:val="009E6524"/>
    <w:rsid w:val="009F5FB0"/>
    <w:rsid w:val="009F713C"/>
    <w:rsid w:val="00A02CD8"/>
    <w:rsid w:val="00A03AD8"/>
    <w:rsid w:val="00A03D07"/>
    <w:rsid w:val="00A05197"/>
    <w:rsid w:val="00A10693"/>
    <w:rsid w:val="00A12D56"/>
    <w:rsid w:val="00A1322F"/>
    <w:rsid w:val="00A15FFC"/>
    <w:rsid w:val="00A163E6"/>
    <w:rsid w:val="00A2128D"/>
    <w:rsid w:val="00A21AD1"/>
    <w:rsid w:val="00A22718"/>
    <w:rsid w:val="00A23951"/>
    <w:rsid w:val="00A23CFA"/>
    <w:rsid w:val="00A2594B"/>
    <w:rsid w:val="00A27A96"/>
    <w:rsid w:val="00A31360"/>
    <w:rsid w:val="00A316FF"/>
    <w:rsid w:val="00A32092"/>
    <w:rsid w:val="00A325AF"/>
    <w:rsid w:val="00A34526"/>
    <w:rsid w:val="00A36625"/>
    <w:rsid w:val="00A379A2"/>
    <w:rsid w:val="00A429A8"/>
    <w:rsid w:val="00A43445"/>
    <w:rsid w:val="00A506E5"/>
    <w:rsid w:val="00A52EEC"/>
    <w:rsid w:val="00A53C33"/>
    <w:rsid w:val="00A57C9A"/>
    <w:rsid w:val="00A60474"/>
    <w:rsid w:val="00A6504B"/>
    <w:rsid w:val="00A66512"/>
    <w:rsid w:val="00A70117"/>
    <w:rsid w:val="00A71D7F"/>
    <w:rsid w:val="00A71FC1"/>
    <w:rsid w:val="00A72C43"/>
    <w:rsid w:val="00A75335"/>
    <w:rsid w:val="00A77CFE"/>
    <w:rsid w:val="00A82E9A"/>
    <w:rsid w:val="00A8304F"/>
    <w:rsid w:val="00A8342E"/>
    <w:rsid w:val="00A8420A"/>
    <w:rsid w:val="00A84D3B"/>
    <w:rsid w:val="00A85002"/>
    <w:rsid w:val="00A8532A"/>
    <w:rsid w:val="00A945B4"/>
    <w:rsid w:val="00A947BD"/>
    <w:rsid w:val="00A94A36"/>
    <w:rsid w:val="00A96CD7"/>
    <w:rsid w:val="00A97A09"/>
    <w:rsid w:val="00AA01A2"/>
    <w:rsid w:val="00AA0A06"/>
    <w:rsid w:val="00AA2E1F"/>
    <w:rsid w:val="00AA4CF2"/>
    <w:rsid w:val="00AA6EB7"/>
    <w:rsid w:val="00AB340C"/>
    <w:rsid w:val="00AB5BF4"/>
    <w:rsid w:val="00AB6C4A"/>
    <w:rsid w:val="00AC0198"/>
    <w:rsid w:val="00AC07C1"/>
    <w:rsid w:val="00AC628D"/>
    <w:rsid w:val="00AC6A80"/>
    <w:rsid w:val="00AD0378"/>
    <w:rsid w:val="00AD0B4E"/>
    <w:rsid w:val="00AD1CC1"/>
    <w:rsid w:val="00AD38C0"/>
    <w:rsid w:val="00AD4EF9"/>
    <w:rsid w:val="00AD7DEF"/>
    <w:rsid w:val="00AE01D8"/>
    <w:rsid w:val="00AE2D4F"/>
    <w:rsid w:val="00AE50A9"/>
    <w:rsid w:val="00AE6D37"/>
    <w:rsid w:val="00AE7001"/>
    <w:rsid w:val="00AF231D"/>
    <w:rsid w:val="00AF2E6C"/>
    <w:rsid w:val="00AF60C7"/>
    <w:rsid w:val="00B04F26"/>
    <w:rsid w:val="00B05159"/>
    <w:rsid w:val="00B0706F"/>
    <w:rsid w:val="00B072F4"/>
    <w:rsid w:val="00B102DE"/>
    <w:rsid w:val="00B10A4F"/>
    <w:rsid w:val="00B10E9C"/>
    <w:rsid w:val="00B14B8E"/>
    <w:rsid w:val="00B17ADF"/>
    <w:rsid w:val="00B20E20"/>
    <w:rsid w:val="00B20F22"/>
    <w:rsid w:val="00B22332"/>
    <w:rsid w:val="00B24963"/>
    <w:rsid w:val="00B305C8"/>
    <w:rsid w:val="00B31C25"/>
    <w:rsid w:val="00B36FE4"/>
    <w:rsid w:val="00B37425"/>
    <w:rsid w:val="00B374AF"/>
    <w:rsid w:val="00B5130F"/>
    <w:rsid w:val="00B5326B"/>
    <w:rsid w:val="00B535DA"/>
    <w:rsid w:val="00B559B6"/>
    <w:rsid w:val="00B55C2D"/>
    <w:rsid w:val="00B56F6D"/>
    <w:rsid w:val="00B57B45"/>
    <w:rsid w:val="00B6413E"/>
    <w:rsid w:val="00B6499F"/>
    <w:rsid w:val="00B64FC6"/>
    <w:rsid w:val="00B72170"/>
    <w:rsid w:val="00B75B3A"/>
    <w:rsid w:val="00B77036"/>
    <w:rsid w:val="00B77B43"/>
    <w:rsid w:val="00B77CFD"/>
    <w:rsid w:val="00B810E1"/>
    <w:rsid w:val="00B8276A"/>
    <w:rsid w:val="00B84362"/>
    <w:rsid w:val="00B84539"/>
    <w:rsid w:val="00B916D7"/>
    <w:rsid w:val="00B9285A"/>
    <w:rsid w:val="00B93FBF"/>
    <w:rsid w:val="00B9510C"/>
    <w:rsid w:val="00B970EE"/>
    <w:rsid w:val="00B97942"/>
    <w:rsid w:val="00BA0247"/>
    <w:rsid w:val="00BA0682"/>
    <w:rsid w:val="00BA0AC7"/>
    <w:rsid w:val="00BA0B22"/>
    <w:rsid w:val="00BA1AC5"/>
    <w:rsid w:val="00BA1F74"/>
    <w:rsid w:val="00BA5B7A"/>
    <w:rsid w:val="00BB5DA8"/>
    <w:rsid w:val="00BD1C15"/>
    <w:rsid w:val="00BD3E07"/>
    <w:rsid w:val="00BD616B"/>
    <w:rsid w:val="00BE48E0"/>
    <w:rsid w:val="00BE52DA"/>
    <w:rsid w:val="00BF083D"/>
    <w:rsid w:val="00BF24C5"/>
    <w:rsid w:val="00BF7B20"/>
    <w:rsid w:val="00C01179"/>
    <w:rsid w:val="00C04C33"/>
    <w:rsid w:val="00C1014F"/>
    <w:rsid w:val="00C1682B"/>
    <w:rsid w:val="00C20753"/>
    <w:rsid w:val="00C21962"/>
    <w:rsid w:val="00C23170"/>
    <w:rsid w:val="00C248F0"/>
    <w:rsid w:val="00C24DD3"/>
    <w:rsid w:val="00C24F62"/>
    <w:rsid w:val="00C34577"/>
    <w:rsid w:val="00C40E2C"/>
    <w:rsid w:val="00C418BA"/>
    <w:rsid w:val="00C41AAB"/>
    <w:rsid w:val="00C41F91"/>
    <w:rsid w:val="00C42B99"/>
    <w:rsid w:val="00C42FE5"/>
    <w:rsid w:val="00C43BF5"/>
    <w:rsid w:val="00C441C7"/>
    <w:rsid w:val="00C50340"/>
    <w:rsid w:val="00C5149D"/>
    <w:rsid w:val="00C51E2F"/>
    <w:rsid w:val="00C562A6"/>
    <w:rsid w:val="00C56893"/>
    <w:rsid w:val="00C64FD5"/>
    <w:rsid w:val="00C657E9"/>
    <w:rsid w:val="00C702C3"/>
    <w:rsid w:val="00C71F2E"/>
    <w:rsid w:val="00C74966"/>
    <w:rsid w:val="00C75B43"/>
    <w:rsid w:val="00C77597"/>
    <w:rsid w:val="00C81307"/>
    <w:rsid w:val="00C85B3D"/>
    <w:rsid w:val="00C85C3C"/>
    <w:rsid w:val="00C86AB3"/>
    <w:rsid w:val="00C90192"/>
    <w:rsid w:val="00C9026D"/>
    <w:rsid w:val="00C91D9F"/>
    <w:rsid w:val="00C9208F"/>
    <w:rsid w:val="00C93F54"/>
    <w:rsid w:val="00C96776"/>
    <w:rsid w:val="00C972E0"/>
    <w:rsid w:val="00C9730B"/>
    <w:rsid w:val="00C975CA"/>
    <w:rsid w:val="00CA0DD1"/>
    <w:rsid w:val="00CA12AA"/>
    <w:rsid w:val="00CA210B"/>
    <w:rsid w:val="00CA3293"/>
    <w:rsid w:val="00CA3AE5"/>
    <w:rsid w:val="00CA3B57"/>
    <w:rsid w:val="00CA4D4B"/>
    <w:rsid w:val="00CB1E4E"/>
    <w:rsid w:val="00CB5587"/>
    <w:rsid w:val="00CC0482"/>
    <w:rsid w:val="00CC51F4"/>
    <w:rsid w:val="00CC68EA"/>
    <w:rsid w:val="00CC7CBC"/>
    <w:rsid w:val="00CD4E4F"/>
    <w:rsid w:val="00CE0002"/>
    <w:rsid w:val="00CE1D8F"/>
    <w:rsid w:val="00CE2088"/>
    <w:rsid w:val="00CE2A3B"/>
    <w:rsid w:val="00CE4437"/>
    <w:rsid w:val="00CE4A82"/>
    <w:rsid w:val="00CF1BE8"/>
    <w:rsid w:val="00CF3A50"/>
    <w:rsid w:val="00CF7F6B"/>
    <w:rsid w:val="00CF7F95"/>
    <w:rsid w:val="00D00172"/>
    <w:rsid w:val="00D015A6"/>
    <w:rsid w:val="00D01FD0"/>
    <w:rsid w:val="00D04D43"/>
    <w:rsid w:val="00D05F01"/>
    <w:rsid w:val="00D06AB1"/>
    <w:rsid w:val="00D142FC"/>
    <w:rsid w:val="00D16382"/>
    <w:rsid w:val="00D1777E"/>
    <w:rsid w:val="00D211A4"/>
    <w:rsid w:val="00D214DC"/>
    <w:rsid w:val="00D2332E"/>
    <w:rsid w:val="00D23D1D"/>
    <w:rsid w:val="00D23D8B"/>
    <w:rsid w:val="00D246BB"/>
    <w:rsid w:val="00D2521D"/>
    <w:rsid w:val="00D25C5B"/>
    <w:rsid w:val="00D27792"/>
    <w:rsid w:val="00D335F5"/>
    <w:rsid w:val="00D34A9D"/>
    <w:rsid w:val="00D356AF"/>
    <w:rsid w:val="00D35782"/>
    <w:rsid w:val="00D44ABA"/>
    <w:rsid w:val="00D44BF6"/>
    <w:rsid w:val="00D45ED8"/>
    <w:rsid w:val="00D51902"/>
    <w:rsid w:val="00D5375F"/>
    <w:rsid w:val="00D5629E"/>
    <w:rsid w:val="00D60832"/>
    <w:rsid w:val="00D615E7"/>
    <w:rsid w:val="00D654A3"/>
    <w:rsid w:val="00D70305"/>
    <w:rsid w:val="00D7075D"/>
    <w:rsid w:val="00D7398E"/>
    <w:rsid w:val="00D74B5E"/>
    <w:rsid w:val="00D74D59"/>
    <w:rsid w:val="00D7583E"/>
    <w:rsid w:val="00D765B3"/>
    <w:rsid w:val="00D80FCE"/>
    <w:rsid w:val="00D842E8"/>
    <w:rsid w:val="00D918DB"/>
    <w:rsid w:val="00D93384"/>
    <w:rsid w:val="00DA105A"/>
    <w:rsid w:val="00DA38B5"/>
    <w:rsid w:val="00DA3C58"/>
    <w:rsid w:val="00DA6EF0"/>
    <w:rsid w:val="00DB0481"/>
    <w:rsid w:val="00DB0FFB"/>
    <w:rsid w:val="00DB33D1"/>
    <w:rsid w:val="00DB3A22"/>
    <w:rsid w:val="00DB4257"/>
    <w:rsid w:val="00DB5641"/>
    <w:rsid w:val="00DB7DFD"/>
    <w:rsid w:val="00DC0D39"/>
    <w:rsid w:val="00DC1190"/>
    <w:rsid w:val="00DC15EC"/>
    <w:rsid w:val="00DC6A75"/>
    <w:rsid w:val="00DC6AE7"/>
    <w:rsid w:val="00DC6C7B"/>
    <w:rsid w:val="00DC74EB"/>
    <w:rsid w:val="00DC75A9"/>
    <w:rsid w:val="00DC7E13"/>
    <w:rsid w:val="00DD137A"/>
    <w:rsid w:val="00DD24D7"/>
    <w:rsid w:val="00DD33F5"/>
    <w:rsid w:val="00DD38E1"/>
    <w:rsid w:val="00DD5FB5"/>
    <w:rsid w:val="00DD69B2"/>
    <w:rsid w:val="00DD7418"/>
    <w:rsid w:val="00DD7770"/>
    <w:rsid w:val="00DE0C70"/>
    <w:rsid w:val="00DE1222"/>
    <w:rsid w:val="00DE2FCD"/>
    <w:rsid w:val="00DE4BD3"/>
    <w:rsid w:val="00DE4F6C"/>
    <w:rsid w:val="00DE54A4"/>
    <w:rsid w:val="00DE5BE8"/>
    <w:rsid w:val="00DE5CE8"/>
    <w:rsid w:val="00DF3C0D"/>
    <w:rsid w:val="00DF49FB"/>
    <w:rsid w:val="00DF6636"/>
    <w:rsid w:val="00DF7D0D"/>
    <w:rsid w:val="00E008BA"/>
    <w:rsid w:val="00E02566"/>
    <w:rsid w:val="00E03382"/>
    <w:rsid w:val="00E057D9"/>
    <w:rsid w:val="00E06412"/>
    <w:rsid w:val="00E06C6A"/>
    <w:rsid w:val="00E079F1"/>
    <w:rsid w:val="00E13AB0"/>
    <w:rsid w:val="00E14D9B"/>
    <w:rsid w:val="00E17028"/>
    <w:rsid w:val="00E21587"/>
    <w:rsid w:val="00E27CFE"/>
    <w:rsid w:val="00E3086B"/>
    <w:rsid w:val="00E31365"/>
    <w:rsid w:val="00E32B17"/>
    <w:rsid w:val="00E32BB7"/>
    <w:rsid w:val="00E359F3"/>
    <w:rsid w:val="00E370E7"/>
    <w:rsid w:val="00E418DE"/>
    <w:rsid w:val="00E41957"/>
    <w:rsid w:val="00E41989"/>
    <w:rsid w:val="00E44E42"/>
    <w:rsid w:val="00E451AD"/>
    <w:rsid w:val="00E45EEE"/>
    <w:rsid w:val="00E46944"/>
    <w:rsid w:val="00E52FC8"/>
    <w:rsid w:val="00E535E8"/>
    <w:rsid w:val="00E55E5C"/>
    <w:rsid w:val="00E56D56"/>
    <w:rsid w:val="00E642D9"/>
    <w:rsid w:val="00E669A9"/>
    <w:rsid w:val="00E7043C"/>
    <w:rsid w:val="00E7074A"/>
    <w:rsid w:val="00E7376B"/>
    <w:rsid w:val="00E75542"/>
    <w:rsid w:val="00E75FF9"/>
    <w:rsid w:val="00E806B3"/>
    <w:rsid w:val="00E80AD8"/>
    <w:rsid w:val="00E813BF"/>
    <w:rsid w:val="00E83A93"/>
    <w:rsid w:val="00E84505"/>
    <w:rsid w:val="00E84CAF"/>
    <w:rsid w:val="00E84F18"/>
    <w:rsid w:val="00E8799A"/>
    <w:rsid w:val="00E95FF0"/>
    <w:rsid w:val="00EA1DD8"/>
    <w:rsid w:val="00EA7F4B"/>
    <w:rsid w:val="00EB26F6"/>
    <w:rsid w:val="00EB494C"/>
    <w:rsid w:val="00EC0892"/>
    <w:rsid w:val="00EC100A"/>
    <w:rsid w:val="00EC1B8B"/>
    <w:rsid w:val="00EC4B71"/>
    <w:rsid w:val="00EC5821"/>
    <w:rsid w:val="00EC5E73"/>
    <w:rsid w:val="00ED30E1"/>
    <w:rsid w:val="00ED6ED0"/>
    <w:rsid w:val="00EE17A0"/>
    <w:rsid w:val="00EE1D05"/>
    <w:rsid w:val="00EE259C"/>
    <w:rsid w:val="00EE2C85"/>
    <w:rsid w:val="00EE6F66"/>
    <w:rsid w:val="00EF27BF"/>
    <w:rsid w:val="00F14D31"/>
    <w:rsid w:val="00F15DBD"/>
    <w:rsid w:val="00F15E66"/>
    <w:rsid w:val="00F15EEA"/>
    <w:rsid w:val="00F16626"/>
    <w:rsid w:val="00F16CC3"/>
    <w:rsid w:val="00F170EA"/>
    <w:rsid w:val="00F2071E"/>
    <w:rsid w:val="00F2241A"/>
    <w:rsid w:val="00F330B8"/>
    <w:rsid w:val="00F33FEE"/>
    <w:rsid w:val="00F350EA"/>
    <w:rsid w:val="00F3736D"/>
    <w:rsid w:val="00F40E07"/>
    <w:rsid w:val="00F410D5"/>
    <w:rsid w:val="00F41A74"/>
    <w:rsid w:val="00F41C95"/>
    <w:rsid w:val="00F42AD8"/>
    <w:rsid w:val="00F43FDE"/>
    <w:rsid w:val="00F44996"/>
    <w:rsid w:val="00F449C5"/>
    <w:rsid w:val="00F44FA4"/>
    <w:rsid w:val="00F50B47"/>
    <w:rsid w:val="00F51FCB"/>
    <w:rsid w:val="00F528C7"/>
    <w:rsid w:val="00F52B16"/>
    <w:rsid w:val="00F53DBA"/>
    <w:rsid w:val="00F54161"/>
    <w:rsid w:val="00F549A0"/>
    <w:rsid w:val="00F54AF5"/>
    <w:rsid w:val="00F55027"/>
    <w:rsid w:val="00F55F90"/>
    <w:rsid w:val="00F57274"/>
    <w:rsid w:val="00F57E11"/>
    <w:rsid w:val="00F62A87"/>
    <w:rsid w:val="00F6314E"/>
    <w:rsid w:val="00F6479F"/>
    <w:rsid w:val="00F64B28"/>
    <w:rsid w:val="00F64C74"/>
    <w:rsid w:val="00F6682E"/>
    <w:rsid w:val="00F70AD6"/>
    <w:rsid w:val="00F71CC5"/>
    <w:rsid w:val="00F71E90"/>
    <w:rsid w:val="00F72CFE"/>
    <w:rsid w:val="00F75EF5"/>
    <w:rsid w:val="00F76A49"/>
    <w:rsid w:val="00F77AA2"/>
    <w:rsid w:val="00F8001B"/>
    <w:rsid w:val="00F807C9"/>
    <w:rsid w:val="00F816DD"/>
    <w:rsid w:val="00F828CB"/>
    <w:rsid w:val="00F858FA"/>
    <w:rsid w:val="00F85905"/>
    <w:rsid w:val="00F8778E"/>
    <w:rsid w:val="00F90AF1"/>
    <w:rsid w:val="00F91F5F"/>
    <w:rsid w:val="00F936EF"/>
    <w:rsid w:val="00F9517C"/>
    <w:rsid w:val="00F97BF5"/>
    <w:rsid w:val="00FA1DE6"/>
    <w:rsid w:val="00FA67CB"/>
    <w:rsid w:val="00FA7BE2"/>
    <w:rsid w:val="00FA7ED2"/>
    <w:rsid w:val="00FB07A4"/>
    <w:rsid w:val="00FB4CF4"/>
    <w:rsid w:val="00FB5B41"/>
    <w:rsid w:val="00FC0733"/>
    <w:rsid w:val="00FC188F"/>
    <w:rsid w:val="00FC7D2B"/>
    <w:rsid w:val="00FD0249"/>
    <w:rsid w:val="00FD3D6D"/>
    <w:rsid w:val="00FD451E"/>
    <w:rsid w:val="00FD54D7"/>
    <w:rsid w:val="00FD5A79"/>
    <w:rsid w:val="00FD5E0A"/>
    <w:rsid w:val="00FD748E"/>
    <w:rsid w:val="00FE01A6"/>
    <w:rsid w:val="00FE2672"/>
    <w:rsid w:val="00FE2BAC"/>
    <w:rsid w:val="00FE6BDD"/>
    <w:rsid w:val="00FF2CC4"/>
    <w:rsid w:val="113577B4"/>
    <w:rsid w:val="6133A472"/>
    <w:rsid w:val="674E8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DBCA"/>
  <w15:chartTrackingRefBased/>
  <w15:docId w15:val="{21CC9C6E-D3E1-4F34-B6DC-8DE8CF4D44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308B"/>
    <w:pPr>
      <w:spacing w:after="0" w:line="240" w:lineRule="auto"/>
    </w:pPr>
    <w:rPr>
      <w:rFonts w:ascii="Times New Roman" w:hAnsi="Times New Roman" w:eastAsia="Times New Roman" w:cs="Times New Roman"/>
      <w:kern w:val="0"/>
      <w:lang w:val="pt-BR" w:eastAsia="pt-BR"/>
      <w14:ligatures w14:val="none"/>
    </w:rPr>
  </w:style>
  <w:style w:type="paragraph" w:styleId="Ttulo1">
    <w:name w:val="heading 1"/>
    <w:basedOn w:val="Normal"/>
    <w:next w:val="Normal"/>
    <w:link w:val="Ttulo1Char"/>
    <w:uiPriority w:val="9"/>
    <w:qFormat/>
    <w:rsid w:val="002C27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2C27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unhideWhenUsed/>
    <w:qFormat/>
    <w:rsid w:val="002C27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2C27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27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27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27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27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27FC"/>
    <w:pPr>
      <w:keepNext/>
      <w:keepLines/>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C27FC"/>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2C27FC"/>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rsid w:val="002C27FC"/>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rsid w:val="002C27FC"/>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2C27FC"/>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2C27FC"/>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C27FC"/>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C27FC"/>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C27FC"/>
    <w:rPr>
      <w:rFonts w:eastAsiaTheme="majorEastAsia" w:cstheme="majorBidi"/>
      <w:color w:val="272727" w:themeColor="text1" w:themeTint="D8"/>
    </w:rPr>
  </w:style>
  <w:style w:type="paragraph" w:styleId="Ttulo">
    <w:name w:val="Title"/>
    <w:basedOn w:val="Normal"/>
    <w:next w:val="Normal"/>
    <w:link w:val="TtuloChar"/>
    <w:uiPriority w:val="10"/>
    <w:qFormat/>
    <w:rsid w:val="002C27FC"/>
    <w:pPr>
      <w:spacing w:after="80"/>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C27F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C27FC"/>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C27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27FC"/>
    <w:pPr>
      <w:spacing w:before="160"/>
      <w:jc w:val="center"/>
    </w:pPr>
    <w:rPr>
      <w:i/>
      <w:iCs/>
      <w:color w:val="404040" w:themeColor="text1" w:themeTint="BF"/>
    </w:rPr>
  </w:style>
  <w:style w:type="character" w:styleId="CitaoChar" w:customStyle="1">
    <w:name w:val="Citação Char"/>
    <w:basedOn w:val="Fontepargpadro"/>
    <w:link w:val="Citao"/>
    <w:uiPriority w:val="29"/>
    <w:rsid w:val="002C27FC"/>
    <w:rPr>
      <w:i/>
      <w:iCs/>
      <w:color w:val="404040" w:themeColor="text1" w:themeTint="BF"/>
    </w:rPr>
  </w:style>
  <w:style w:type="paragraph" w:styleId="PargrafodaLista">
    <w:name w:val="List Paragraph"/>
    <w:basedOn w:val="Normal"/>
    <w:uiPriority w:val="34"/>
    <w:qFormat/>
    <w:rsid w:val="002C27FC"/>
    <w:pPr>
      <w:ind w:left="720"/>
      <w:contextualSpacing/>
    </w:pPr>
  </w:style>
  <w:style w:type="character" w:styleId="nfaseIntensa">
    <w:name w:val="Intense Emphasis"/>
    <w:basedOn w:val="Fontepargpadro"/>
    <w:uiPriority w:val="21"/>
    <w:qFormat/>
    <w:rsid w:val="002C27FC"/>
    <w:rPr>
      <w:i/>
      <w:iCs/>
      <w:color w:val="0F4761" w:themeColor="accent1" w:themeShade="BF"/>
    </w:rPr>
  </w:style>
  <w:style w:type="paragraph" w:styleId="CitaoIntensa">
    <w:name w:val="Intense Quote"/>
    <w:basedOn w:val="Normal"/>
    <w:next w:val="Normal"/>
    <w:link w:val="CitaoIntensaChar"/>
    <w:uiPriority w:val="30"/>
    <w:qFormat/>
    <w:rsid w:val="002C27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2C27FC"/>
    <w:rPr>
      <w:i/>
      <w:iCs/>
      <w:color w:val="0F4761" w:themeColor="accent1" w:themeShade="BF"/>
    </w:rPr>
  </w:style>
  <w:style w:type="character" w:styleId="RefernciaIntensa">
    <w:name w:val="Intense Reference"/>
    <w:basedOn w:val="Fontepargpadro"/>
    <w:uiPriority w:val="32"/>
    <w:qFormat/>
    <w:rsid w:val="002C27FC"/>
    <w:rPr>
      <w:b/>
      <w:bCs/>
      <w:smallCaps/>
      <w:color w:val="0F4761" w:themeColor="accent1" w:themeShade="BF"/>
      <w:spacing w:val="5"/>
    </w:rPr>
  </w:style>
  <w:style w:type="table" w:styleId="Tabelacomgrade">
    <w:name w:val="Table Grid"/>
    <w:basedOn w:val="Tabelanormal"/>
    <w:uiPriority w:val="39"/>
    <w:rsid w:val="007B5BC7"/>
    <w:pPr>
      <w:spacing w:after="0" w:line="240" w:lineRule="auto"/>
    </w:pPr>
    <w:rPr>
      <w:sz w:val="22"/>
      <w:szCs w:val="22"/>
      <w:lang w:val="fr-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uiPriority w:val="99"/>
    <w:unhideWhenUsed/>
    <w:rsid w:val="0077788D"/>
    <w:rPr>
      <w:color w:val="467886" w:themeColor="hyperlink"/>
      <w:u w:val="single"/>
    </w:rPr>
  </w:style>
  <w:style w:type="character" w:styleId="MenoPendente">
    <w:name w:val="Unresolved Mention"/>
    <w:basedOn w:val="Fontepargpadro"/>
    <w:uiPriority w:val="99"/>
    <w:semiHidden/>
    <w:unhideWhenUsed/>
    <w:rsid w:val="009D5FEE"/>
    <w:rPr>
      <w:color w:val="605E5C"/>
      <w:shd w:val="clear" w:color="auto" w:fill="E1DFDD"/>
    </w:rPr>
  </w:style>
  <w:style w:type="paragraph" w:styleId="Cabealho">
    <w:name w:val="header"/>
    <w:basedOn w:val="Normal"/>
    <w:link w:val="CabealhoChar"/>
    <w:uiPriority w:val="99"/>
    <w:unhideWhenUsed/>
    <w:rsid w:val="004F29B5"/>
    <w:pPr>
      <w:tabs>
        <w:tab w:val="center" w:pos="4513"/>
        <w:tab w:val="right" w:pos="9026"/>
      </w:tabs>
    </w:pPr>
  </w:style>
  <w:style w:type="character" w:styleId="CabealhoChar" w:customStyle="1">
    <w:name w:val="Cabeçalho Char"/>
    <w:basedOn w:val="Fontepargpadro"/>
    <w:link w:val="Cabealho"/>
    <w:uiPriority w:val="99"/>
    <w:rsid w:val="004F29B5"/>
  </w:style>
  <w:style w:type="paragraph" w:styleId="Rodap">
    <w:name w:val="footer"/>
    <w:basedOn w:val="Normal"/>
    <w:link w:val="RodapChar"/>
    <w:uiPriority w:val="99"/>
    <w:unhideWhenUsed/>
    <w:rsid w:val="004F29B5"/>
    <w:pPr>
      <w:tabs>
        <w:tab w:val="center" w:pos="4513"/>
        <w:tab w:val="right" w:pos="9026"/>
      </w:tabs>
    </w:pPr>
  </w:style>
  <w:style w:type="character" w:styleId="RodapChar" w:customStyle="1">
    <w:name w:val="Rodapé Char"/>
    <w:basedOn w:val="Fontepargpadro"/>
    <w:link w:val="Rodap"/>
    <w:uiPriority w:val="99"/>
    <w:rsid w:val="004F29B5"/>
  </w:style>
  <w:style w:type="paragraph" w:styleId="NormalWeb">
    <w:name w:val="Normal (Web)"/>
    <w:basedOn w:val="Normal"/>
    <w:uiPriority w:val="99"/>
    <w:unhideWhenUsed/>
    <w:rsid w:val="005809C3"/>
    <w:pPr>
      <w:spacing w:before="100" w:beforeAutospacing="1" w:after="100" w:afterAutospacing="1"/>
    </w:pPr>
  </w:style>
  <w:style w:type="character" w:styleId="HiperlinkVisitado">
    <w:name w:val="FollowedHyperlink"/>
    <w:basedOn w:val="Fontepargpadro"/>
    <w:uiPriority w:val="99"/>
    <w:semiHidden/>
    <w:unhideWhenUsed/>
    <w:rsid w:val="004F45FE"/>
    <w:rPr>
      <w:color w:val="96607D" w:themeColor="followedHyperlink"/>
      <w:u w:val="single"/>
    </w:rPr>
  </w:style>
  <w:style w:type="character" w:styleId="Refdecomentrio">
    <w:name w:val="annotation reference"/>
    <w:basedOn w:val="Fontepargpadro"/>
    <w:uiPriority w:val="99"/>
    <w:semiHidden/>
    <w:unhideWhenUsed/>
    <w:rsid w:val="00B77CFD"/>
    <w:rPr>
      <w:sz w:val="16"/>
      <w:szCs w:val="16"/>
    </w:rPr>
  </w:style>
  <w:style w:type="paragraph" w:styleId="Textodecomentrio">
    <w:name w:val="annotation text"/>
    <w:basedOn w:val="Normal"/>
    <w:link w:val="TextodecomentrioChar"/>
    <w:uiPriority w:val="99"/>
    <w:unhideWhenUsed/>
    <w:rsid w:val="00B77CFD"/>
    <w:rPr>
      <w:sz w:val="20"/>
      <w:szCs w:val="20"/>
    </w:rPr>
  </w:style>
  <w:style w:type="character" w:styleId="TextodecomentrioChar" w:customStyle="1">
    <w:name w:val="Texto de comentário Char"/>
    <w:basedOn w:val="Fontepargpadro"/>
    <w:link w:val="Textodecomentrio"/>
    <w:uiPriority w:val="99"/>
    <w:rsid w:val="00B77CFD"/>
    <w:rPr>
      <w:sz w:val="20"/>
      <w:szCs w:val="20"/>
    </w:rPr>
  </w:style>
  <w:style w:type="paragraph" w:styleId="Assuntodocomentrio">
    <w:name w:val="annotation subject"/>
    <w:basedOn w:val="Textodecomentrio"/>
    <w:next w:val="Textodecomentrio"/>
    <w:link w:val="AssuntodocomentrioChar"/>
    <w:uiPriority w:val="99"/>
    <w:semiHidden/>
    <w:unhideWhenUsed/>
    <w:rsid w:val="00B77CFD"/>
    <w:rPr>
      <w:b/>
      <w:bCs/>
    </w:rPr>
  </w:style>
  <w:style w:type="character" w:styleId="AssuntodocomentrioChar" w:customStyle="1">
    <w:name w:val="Assunto do comentário Char"/>
    <w:basedOn w:val="TextodecomentrioChar"/>
    <w:link w:val="Assuntodocomentrio"/>
    <w:uiPriority w:val="99"/>
    <w:semiHidden/>
    <w:rsid w:val="00B77CFD"/>
    <w:rPr>
      <w:b/>
      <w:bCs/>
      <w:sz w:val="20"/>
      <w:szCs w:val="20"/>
    </w:rPr>
  </w:style>
  <w:style w:type="paragraph" w:styleId="Reviso">
    <w:name w:val="Revision"/>
    <w:hidden/>
    <w:uiPriority w:val="99"/>
    <w:semiHidden/>
    <w:rsid w:val="00B77CFD"/>
    <w:pPr>
      <w:spacing w:after="0" w:line="240" w:lineRule="auto"/>
    </w:pPr>
  </w:style>
  <w:style w:type="character" w:styleId="Forte">
    <w:name w:val="Strong"/>
    <w:basedOn w:val="Fontepargpadro"/>
    <w:uiPriority w:val="22"/>
    <w:qFormat/>
    <w:rsid w:val="007030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08776">
      <w:bodyDiv w:val="1"/>
      <w:marLeft w:val="0"/>
      <w:marRight w:val="0"/>
      <w:marTop w:val="0"/>
      <w:marBottom w:val="0"/>
      <w:divBdr>
        <w:top w:val="none" w:sz="0" w:space="0" w:color="auto"/>
        <w:left w:val="none" w:sz="0" w:space="0" w:color="auto"/>
        <w:bottom w:val="none" w:sz="0" w:space="0" w:color="auto"/>
        <w:right w:val="none" w:sz="0" w:space="0" w:color="auto"/>
      </w:divBdr>
    </w:div>
    <w:div w:id="107627989">
      <w:bodyDiv w:val="1"/>
      <w:marLeft w:val="0"/>
      <w:marRight w:val="0"/>
      <w:marTop w:val="0"/>
      <w:marBottom w:val="0"/>
      <w:divBdr>
        <w:top w:val="none" w:sz="0" w:space="0" w:color="auto"/>
        <w:left w:val="none" w:sz="0" w:space="0" w:color="auto"/>
        <w:bottom w:val="none" w:sz="0" w:space="0" w:color="auto"/>
        <w:right w:val="none" w:sz="0" w:space="0" w:color="auto"/>
      </w:divBdr>
    </w:div>
    <w:div w:id="110519022">
      <w:bodyDiv w:val="1"/>
      <w:marLeft w:val="0"/>
      <w:marRight w:val="0"/>
      <w:marTop w:val="0"/>
      <w:marBottom w:val="0"/>
      <w:divBdr>
        <w:top w:val="none" w:sz="0" w:space="0" w:color="auto"/>
        <w:left w:val="none" w:sz="0" w:space="0" w:color="auto"/>
        <w:bottom w:val="none" w:sz="0" w:space="0" w:color="auto"/>
        <w:right w:val="none" w:sz="0" w:space="0" w:color="auto"/>
      </w:divBdr>
    </w:div>
    <w:div w:id="118106529">
      <w:bodyDiv w:val="1"/>
      <w:marLeft w:val="0"/>
      <w:marRight w:val="0"/>
      <w:marTop w:val="0"/>
      <w:marBottom w:val="0"/>
      <w:divBdr>
        <w:top w:val="none" w:sz="0" w:space="0" w:color="auto"/>
        <w:left w:val="none" w:sz="0" w:space="0" w:color="auto"/>
        <w:bottom w:val="none" w:sz="0" w:space="0" w:color="auto"/>
        <w:right w:val="none" w:sz="0" w:space="0" w:color="auto"/>
      </w:divBdr>
    </w:div>
    <w:div w:id="129903451">
      <w:bodyDiv w:val="1"/>
      <w:marLeft w:val="0"/>
      <w:marRight w:val="0"/>
      <w:marTop w:val="0"/>
      <w:marBottom w:val="0"/>
      <w:divBdr>
        <w:top w:val="none" w:sz="0" w:space="0" w:color="auto"/>
        <w:left w:val="none" w:sz="0" w:space="0" w:color="auto"/>
        <w:bottom w:val="none" w:sz="0" w:space="0" w:color="auto"/>
        <w:right w:val="none" w:sz="0" w:space="0" w:color="auto"/>
      </w:divBdr>
    </w:div>
    <w:div w:id="135415188">
      <w:bodyDiv w:val="1"/>
      <w:marLeft w:val="0"/>
      <w:marRight w:val="0"/>
      <w:marTop w:val="0"/>
      <w:marBottom w:val="0"/>
      <w:divBdr>
        <w:top w:val="none" w:sz="0" w:space="0" w:color="auto"/>
        <w:left w:val="none" w:sz="0" w:space="0" w:color="auto"/>
        <w:bottom w:val="none" w:sz="0" w:space="0" w:color="auto"/>
        <w:right w:val="none" w:sz="0" w:space="0" w:color="auto"/>
      </w:divBdr>
    </w:div>
    <w:div w:id="164784895">
      <w:bodyDiv w:val="1"/>
      <w:marLeft w:val="0"/>
      <w:marRight w:val="0"/>
      <w:marTop w:val="0"/>
      <w:marBottom w:val="0"/>
      <w:divBdr>
        <w:top w:val="none" w:sz="0" w:space="0" w:color="auto"/>
        <w:left w:val="none" w:sz="0" w:space="0" w:color="auto"/>
        <w:bottom w:val="none" w:sz="0" w:space="0" w:color="auto"/>
        <w:right w:val="none" w:sz="0" w:space="0" w:color="auto"/>
      </w:divBdr>
    </w:div>
    <w:div w:id="251163308">
      <w:bodyDiv w:val="1"/>
      <w:marLeft w:val="0"/>
      <w:marRight w:val="0"/>
      <w:marTop w:val="0"/>
      <w:marBottom w:val="0"/>
      <w:divBdr>
        <w:top w:val="none" w:sz="0" w:space="0" w:color="auto"/>
        <w:left w:val="none" w:sz="0" w:space="0" w:color="auto"/>
        <w:bottom w:val="none" w:sz="0" w:space="0" w:color="auto"/>
        <w:right w:val="none" w:sz="0" w:space="0" w:color="auto"/>
      </w:divBdr>
    </w:div>
    <w:div w:id="253633549">
      <w:bodyDiv w:val="1"/>
      <w:marLeft w:val="0"/>
      <w:marRight w:val="0"/>
      <w:marTop w:val="0"/>
      <w:marBottom w:val="0"/>
      <w:divBdr>
        <w:top w:val="none" w:sz="0" w:space="0" w:color="auto"/>
        <w:left w:val="none" w:sz="0" w:space="0" w:color="auto"/>
        <w:bottom w:val="none" w:sz="0" w:space="0" w:color="auto"/>
        <w:right w:val="none" w:sz="0" w:space="0" w:color="auto"/>
      </w:divBdr>
    </w:div>
    <w:div w:id="318729627">
      <w:bodyDiv w:val="1"/>
      <w:marLeft w:val="0"/>
      <w:marRight w:val="0"/>
      <w:marTop w:val="0"/>
      <w:marBottom w:val="0"/>
      <w:divBdr>
        <w:top w:val="none" w:sz="0" w:space="0" w:color="auto"/>
        <w:left w:val="none" w:sz="0" w:space="0" w:color="auto"/>
        <w:bottom w:val="none" w:sz="0" w:space="0" w:color="auto"/>
        <w:right w:val="none" w:sz="0" w:space="0" w:color="auto"/>
      </w:divBdr>
    </w:div>
    <w:div w:id="386760629">
      <w:bodyDiv w:val="1"/>
      <w:marLeft w:val="0"/>
      <w:marRight w:val="0"/>
      <w:marTop w:val="0"/>
      <w:marBottom w:val="0"/>
      <w:divBdr>
        <w:top w:val="none" w:sz="0" w:space="0" w:color="auto"/>
        <w:left w:val="none" w:sz="0" w:space="0" w:color="auto"/>
        <w:bottom w:val="none" w:sz="0" w:space="0" w:color="auto"/>
        <w:right w:val="none" w:sz="0" w:space="0" w:color="auto"/>
      </w:divBdr>
    </w:div>
    <w:div w:id="455757088">
      <w:bodyDiv w:val="1"/>
      <w:marLeft w:val="0"/>
      <w:marRight w:val="0"/>
      <w:marTop w:val="0"/>
      <w:marBottom w:val="0"/>
      <w:divBdr>
        <w:top w:val="none" w:sz="0" w:space="0" w:color="auto"/>
        <w:left w:val="none" w:sz="0" w:space="0" w:color="auto"/>
        <w:bottom w:val="none" w:sz="0" w:space="0" w:color="auto"/>
        <w:right w:val="none" w:sz="0" w:space="0" w:color="auto"/>
      </w:divBdr>
    </w:div>
    <w:div w:id="536699028">
      <w:bodyDiv w:val="1"/>
      <w:marLeft w:val="0"/>
      <w:marRight w:val="0"/>
      <w:marTop w:val="0"/>
      <w:marBottom w:val="0"/>
      <w:divBdr>
        <w:top w:val="none" w:sz="0" w:space="0" w:color="auto"/>
        <w:left w:val="none" w:sz="0" w:space="0" w:color="auto"/>
        <w:bottom w:val="none" w:sz="0" w:space="0" w:color="auto"/>
        <w:right w:val="none" w:sz="0" w:space="0" w:color="auto"/>
      </w:divBdr>
    </w:div>
    <w:div w:id="536891654">
      <w:bodyDiv w:val="1"/>
      <w:marLeft w:val="0"/>
      <w:marRight w:val="0"/>
      <w:marTop w:val="0"/>
      <w:marBottom w:val="0"/>
      <w:divBdr>
        <w:top w:val="none" w:sz="0" w:space="0" w:color="auto"/>
        <w:left w:val="none" w:sz="0" w:space="0" w:color="auto"/>
        <w:bottom w:val="none" w:sz="0" w:space="0" w:color="auto"/>
        <w:right w:val="none" w:sz="0" w:space="0" w:color="auto"/>
      </w:divBdr>
    </w:div>
    <w:div w:id="572082548">
      <w:bodyDiv w:val="1"/>
      <w:marLeft w:val="0"/>
      <w:marRight w:val="0"/>
      <w:marTop w:val="0"/>
      <w:marBottom w:val="0"/>
      <w:divBdr>
        <w:top w:val="none" w:sz="0" w:space="0" w:color="auto"/>
        <w:left w:val="none" w:sz="0" w:space="0" w:color="auto"/>
        <w:bottom w:val="none" w:sz="0" w:space="0" w:color="auto"/>
        <w:right w:val="none" w:sz="0" w:space="0" w:color="auto"/>
      </w:divBdr>
    </w:div>
    <w:div w:id="607545520">
      <w:bodyDiv w:val="1"/>
      <w:marLeft w:val="0"/>
      <w:marRight w:val="0"/>
      <w:marTop w:val="0"/>
      <w:marBottom w:val="0"/>
      <w:divBdr>
        <w:top w:val="none" w:sz="0" w:space="0" w:color="auto"/>
        <w:left w:val="none" w:sz="0" w:space="0" w:color="auto"/>
        <w:bottom w:val="none" w:sz="0" w:space="0" w:color="auto"/>
        <w:right w:val="none" w:sz="0" w:space="0" w:color="auto"/>
      </w:divBdr>
    </w:div>
    <w:div w:id="743651563">
      <w:bodyDiv w:val="1"/>
      <w:marLeft w:val="0"/>
      <w:marRight w:val="0"/>
      <w:marTop w:val="0"/>
      <w:marBottom w:val="0"/>
      <w:divBdr>
        <w:top w:val="none" w:sz="0" w:space="0" w:color="auto"/>
        <w:left w:val="none" w:sz="0" w:space="0" w:color="auto"/>
        <w:bottom w:val="none" w:sz="0" w:space="0" w:color="auto"/>
        <w:right w:val="none" w:sz="0" w:space="0" w:color="auto"/>
      </w:divBdr>
    </w:div>
    <w:div w:id="780492757">
      <w:bodyDiv w:val="1"/>
      <w:marLeft w:val="0"/>
      <w:marRight w:val="0"/>
      <w:marTop w:val="0"/>
      <w:marBottom w:val="0"/>
      <w:divBdr>
        <w:top w:val="none" w:sz="0" w:space="0" w:color="auto"/>
        <w:left w:val="none" w:sz="0" w:space="0" w:color="auto"/>
        <w:bottom w:val="none" w:sz="0" w:space="0" w:color="auto"/>
        <w:right w:val="none" w:sz="0" w:space="0" w:color="auto"/>
      </w:divBdr>
    </w:div>
    <w:div w:id="780759680">
      <w:bodyDiv w:val="1"/>
      <w:marLeft w:val="0"/>
      <w:marRight w:val="0"/>
      <w:marTop w:val="0"/>
      <w:marBottom w:val="0"/>
      <w:divBdr>
        <w:top w:val="none" w:sz="0" w:space="0" w:color="auto"/>
        <w:left w:val="none" w:sz="0" w:space="0" w:color="auto"/>
        <w:bottom w:val="none" w:sz="0" w:space="0" w:color="auto"/>
        <w:right w:val="none" w:sz="0" w:space="0" w:color="auto"/>
      </w:divBdr>
    </w:div>
    <w:div w:id="799111248">
      <w:bodyDiv w:val="1"/>
      <w:marLeft w:val="0"/>
      <w:marRight w:val="0"/>
      <w:marTop w:val="0"/>
      <w:marBottom w:val="0"/>
      <w:divBdr>
        <w:top w:val="none" w:sz="0" w:space="0" w:color="auto"/>
        <w:left w:val="none" w:sz="0" w:space="0" w:color="auto"/>
        <w:bottom w:val="none" w:sz="0" w:space="0" w:color="auto"/>
        <w:right w:val="none" w:sz="0" w:space="0" w:color="auto"/>
      </w:divBdr>
    </w:div>
    <w:div w:id="825512426">
      <w:bodyDiv w:val="1"/>
      <w:marLeft w:val="0"/>
      <w:marRight w:val="0"/>
      <w:marTop w:val="0"/>
      <w:marBottom w:val="0"/>
      <w:divBdr>
        <w:top w:val="none" w:sz="0" w:space="0" w:color="auto"/>
        <w:left w:val="none" w:sz="0" w:space="0" w:color="auto"/>
        <w:bottom w:val="none" w:sz="0" w:space="0" w:color="auto"/>
        <w:right w:val="none" w:sz="0" w:space="0" w:color="auto"/>
      </w:divBdr>
    </w:div>
    <w:div w:id="841360130">
      <w:bodyDiv w:val="1"/>
      <w:marLeft w:val="0"/>
      <w:marRight w:val="0"/>
      <w:marTop w:val="0"/>
      <w:marBottom w:val="0"/>
      <w:divBdr>
        <w:top w:val="none" w:sz="0" w:space="0" w:color="auto"/>
        <w:left w:val="none" w:sz="0" w:space="0" w:color="auto"/>
        <w:bottom w:val="none" w:sz="0" w:space="0" w:color="auto"/>
        <w:right w:val="none" w:sz="0" w:space="0" w:color="auto"/>
      </w:divBdr>
    </w:div>
    <w:div w:id="876628501">
      <w:bodyDiv w:val="1"/>
      <w:marLeft w:val="0"/>
      <w:marRight w:val="0"/>
      <w:marTop w:val="0"/>
      <w:marBottom w:val="0"/>
      <w:divBdr>
        <w:top w:val="none" w:sz="0" w:space="0" w:color="auto"/>
        <w:left w:val="none" w:sz="0" w:space="0" w:color="auto"/>
        <w:bottom w:val="none" w:sz="0" w:space="0" w:color="auto"/>
        <w:right w:val="none" w:sz="0" w:space="0" w:color="auto"/>
      </w:divBdr>
    </w:div>
    <w:div w:id="880171255">
      <w:bodyDiv w:val="1"/>
      <w:marLeft w:val="0"/>
      <w:marRight w:val="0"/>
      <w:marTop w:val="0"/>
      <w:marBottom w:val="0"/>
      <w:divBdr>
        <w:top w:val="none" w:sz="0" w:space="0" w:color="auto"/>
        <w:left w:val="none" w:sz="0" w:space="0" w:color="auto"/>
        <w:bottom w:val="none" w:sz="0" w:space="0" w:color="auto"/>
        <w:right w:val="none" w:sz="0" w:space="0" w:color="auto"/>
      </w:divBdr>
    </w:div>
    <w:div w:id="962729255">
      <w:bodyDiv w:val="1"/>
      <w:marLeft w:val="0"/>
      <w:marRight w:val="0"/>
      <w:marTop w:val="0"/>
      <w:marBottom w:val="0"/>
      <w:divBdr>
        <w:top w:val="none" w:sz="0" w:space="0" w:color="auto"/>
        <w:left w:val="none" w:sz="0" w:space="0" w:color="auto"/>
        <w:bottom w:val="none" w:sz="0" w:space="0" w:color="auto"/>
        <w:right w:val="none" w:sz="0" w:space="0" w:color="auto"/>
      </w:divBdr>
    </w:div>
    <w:div w:id="964045139">
      <w:bodyDiv w:val="1"/>
      <w:marLeft w:val="0"/>
      <w:marRight w:val="0"/>
      <w:marTop w:val="0"/>
      <w:marBottom w:val="0"/>
      <w:divBdr>
        <w:top w:val="none" w:sz="0" w:space="0" w:color="auto"/>
        <w:left w:val="none" w:sz="0" w:space="0" w:color="auto"/>
        <w:bottom w:val="none" w:sz="0" w:space="0" w:color="auto"/>
        <w:right w:val="none" w:sz="0" w:space="0" w:color="auto"/>
      </w:divBdr>
    </w:div>
    <w:div w:id="1024289321">
      <w:bodyDiv w:val="1"/>
      <w:marLeft w:val="0"/>
      <w:marRight w:val="0"/>
      <w:marTop w:val="0"/>
      <w:marBottom w:val="0"/>
      <w:divBdr>
        <w:top w:val="none" w:sz="0" w:space="0" w:color="auto"/>
        <w:left w:val="none" w:sz="0" w:space="0" w:color="auto"/>
        <w:bottom w:val="none" w:sz="0" w:space="0" w:color="auto"/>
        <w:right w:val="none" w:sz="0" w:space="0" w:color="auto"/>
      </w:divBdr>
    </w:div>
    <w:div w:id="1033655411">
      <w:bodyDiv w:val="1"/>
      <w:marLeft w:val="0"/>
      <w:marRight w:val="0"/>
      <w:marTop w:val="0"/>
      <w:marBottom w:val="0"/>
      <w:divBdr>
        <w:top w:val="none" w:sz="0" w:space="0" w:color="auto"/>
        <w:left w:val="none" w:sz="0" w:space="0" w:color="auto"/>
        <w:bottom w:val="none" w:sz="0" w:space="0" w:color="auto"/>
        <w:right w:val="none" w:sz="0" w:space="0" w:color="auto"/>
      </w:divBdr>
    </w:div>
    <w:div w:id="1043209828">
      <w:bodyDiv w:val="1"/>
      <w:marLeft w:val="0"/>
      <w:marRight w:val="0"/>
      <w:marTop w:val="0"/>
      <w:marBottom w:val="0"/>
      <w:divBdr>
        <w:top w:val="none" w:sz="0" w:space="0" w:color="auto"/>
        <w:left w:val="none" w:sz="0" w:space="0" w:color="auto"/>
        <w:bottom w:val="none" w:sz="0" w:space="0" w:color="auto"/>
        <w:right w:val="none" w:sz="0" w:space="0" w:color="auto"/>
      </w:divBdr>
    </w:div>
    <w:div w:id="1283734535">
      <w:bodyDiv w:val="1"/>
      <w:marLeft w:val="0"/>
      <w:marRight w:val="0"/>
      <w:marTop w:val="0"/>
      <w:marBottom w:val="0"/>
      <w:divBdr>
        <w:top w:val="none" w:sz="0" w:space="0" w:color="auto"/>
        <w:left w:val="none" w:sz="0" w:space="0" w:color="auto"/>
        <w:bottom w:val="none" w:sz="0" w:space="0" w:color="auto"/>
        <w:right w:val="none" w:sz="0" w:space="0" w:color="auto"/>
      </w:divBdr>
    </w:div>
    <w:div w:id="1317683280">
      <w:bodyDiv w:val="1"/>
      <w:marLeft w:val="0"/>
      <w:marRight w:val="0"/>
      <w:marTop w:val="0"/>
      <w:marBottom w:val="0"/>
      <w:divBdr>
        <w:top w:val="none" w:sz="0" w:space="0" w:color="auto"/>
        <w:left w:val="none" w:sz="0" w:space="0" w:color="auto"/>
        <w:bottom w:val="none" w:sz="0" w:space="0" w:color="auto"/>
        <w:right w:val="none" w:sz="0" w:space="0" w:color="auto"/>
      </w:divBdr>
    </w:div>
    <w:div w:id="1371228986">
      <w:bodyDiv w:val="1"/>
      <w:marLeft w:val="0"/>
      <w:marRight w:val="0"/>
      <w:marTop w:val="0"/>
      <w:marBottom w:val="0"/>
      <w:divBdr>
        <w:top w:val="none" w:sz="0" w:space="0" w:color="auto"/>
        <w:left w:val="none" w:sz="0" w:space="0" w:color="auto"/>
        <w:bottom w:val="none" w:sz="0" w:space="0" w:color="auto"/>
        <w:right w:val="none" w:sz="0" w:space="0" w:color="auto"/>
      </w:divBdr>
    </w:div>
    <w:div w:id="1393235107">
      <w:bodyDiv w:val="1"/>
      <w:marLeft w:val="0"/>
      <w:marRight w:val="0"/>
      <w:marTop w:val="0"/>
      <w:marBottom w:val="0"/>
      <w:divBdr>
        <w:top w:val="none" w:sz="0" w:space="0" w:color="auto"/>
        <w:left w:val="none" w:sz="0" w:space="0" w:color="auto"/>
        <w:bottom w:val="none" w:sz="0" w:space="0" w:color="auto"/>
        <w:right w:val="none" w:sz="0" w:space="0" w:color="auto"/>
      </w:divBdr>
    </w:div>
    <w:div w:id="1463645619">
      <w:bodyDiv w:val="1"/>
      <w:marLeft w:val="0"/>
      <w:marRight w:val="0"/>
      <w:marTop w:val="0"/>
      <w:marBottom w:val="0"/>
      <w:divBdr>
        <w:top w:val="none" w:sz="0" w:space="0" w:color="auto"/>
        <w:left w:val="none" w:sz="0" w:space="0" w:color="auto"/>
        <w:bottom w:val="none" w:sz="0" w:space="0" w:color="auto"/>
        <w:right w:val="none" w:sz="0" w:space="0" w:color="auto"/>
      </w:divBdr>
    </w:div>
    <w:div w:id="1468890951">
      <w:bodyDiv w:val="1"/>
      <w:marLeft w:val="0"/>
      <w:marRight w:val="0"/>
      <w:marTop w:val="0"/>
      <w:marBottom w:val="0"/>
      <w:divBdr>
        <w:top w:val="none" w:sz="0" w:space="0" w:color="auto"/>
        <w:left w:val="none" w:sz="0" w:space="0" w:color="auto"/>
        <w:bottom w:val="none" w:sz="0" w:space="0" w:color="auto"/>
        <w:right w:val="none" w:sz="0" w:space="0" w:color="auto"/>
      </w:divBdr>
    </w:div>
    <w:div w:id="1531143085">
      <w:bodyDiv w:val="1"/>
      <w:marLeft w:val="0"/>
      <w:marRight w:val="0"/>
      <w:marTop w:val="0"/>
      <w:marBottom w:val="0"/>
      <w:divBdr>
        <w:top w:val="none" w:sz="0" w:space="0" w:color="auto"/>
        <w:left w:val="none" w:sz="0" w:space="0" w:color="auto"/>
        <w:bottom w:val="none" w:sz="0" w:space="0" w:color="auto"/>
        <w:right w:val="none" w:sz="0" w:space="0" w:color="auto"/>
      </w:divBdr>
    </w:div>
    <w:div w:id="1531183724">
      <w:bodyDiv w:val="1"/>
      <w:marLeft w:val="0"/>
      <w:marRight w:val="0"/>
      <w:marTop w:val="0"/>
      <w:marBottom w:val="0"/>
      <w:divBdr>
        <w:top w:val="none" w:sz="0" w:space="0" w:color="auto"/>
        <w:left w:val="none" w:sz="0" w:space="0" w:color="auto"/>
        <w:bottom w:val="none" w:sz="0" w:space="0" w:color="auto"/>
        <w:right w:val="none" w:sz="0" w:space="0" w:color="auto"/>
      </w:divBdr>
    </w:div>
    <w:div w:id="1671907088">
      <w:bodyDiv w:val="1"/>
      <w:marLeft w:val="0"/>
      <w:marRight w:val="0"/>
      <w:marTop w:val="0"/>
      <w:marBottom w:val="0"/>
      <w:divBdr>
        <w:top w:val="none" w:sz="0" w:space="0" w:color="auto"/>
        <w:left w:val="none" w:sz="0" w:space="0" w:color="auto"/>
        <w:bottom w:val="none" w:sz="0" w:space="0" w:color="auto"/>
        <w:right w:val="none" w:sz="0" w:space="0" w:color="auto"/>
      </w:divBdr>
    </w:div>
    <w:div w:id="1702248167">
      <w:bodyDiv w:val="1"/>
      <w:marLeft w:val="0"/>
      <w:marRight w:val="0"/>
      <w:marTop w:val="0"/>
      <w:marBottom w:val="0"/>
      <w:divBdr>
        <w:top w:val="none" w:sz="0" w:space="0" w:color="auto"/>
        <w:left w:val="none" w:sz="0" w:space="0" w:color="auto"/>
        <w:bottom w:val="none" w:sz="0" w:space="0" w:color="auto"/>
        <w:right w:val="none" w:sz="0" w:space="0" w:color="auto"/>
      </w:divBdr>
    </w:div>
    <w:div w:id="1767506320">
      <w:bodyDiv w:val="1"/>
      <w:marLeft w:val="0"/>
      <w:marRight w:val="0"/>
      <w:marTop w:val="0"/>
      <w:marBottom w:val="0"/>
      <w:divBdr>
        <w:top w:val="none" w:sz="0" w:space="0" w:color="auto"/>
        <w:left w:val="none" w:sz="0" w:space="0" w:color="auto"/>
        <w:bottom w:val="none" w:sz="0" w:space="0" w:color="auto"/>
        <w:right w:val="none" w:sz="0" w:space="0" w:color="auto"/>
      </w:divBdr>
    </w:div>
    <w:div w:id="1776637084">
      <w:bodyDiv w:val="1"/>
      <w:marLeft w:val="0"/>
      <w:marRight w:val="0"/>
      <w:marTop w:val="0"/>
      <w:marBottom w:val="0"/>
      <w:divBdr>
        <w:top w:val="none" w:sz="0" w:space="0" w:color="auto"/>
        <w:left w:val="none" w:sz="0" w:space="0" w:color="auto"/>
        <w:bottom w:val="none" w:sz="0" w:space="0" w:color="auto"/>
        <w:right w:val="none" w:sz="0" w:space="0" w:color="auto"/>
      </w:divBdr>
    </w:div>
    <w:div w:id="1850565074">
      <w:bodyDiv w:val="1"/>
      <w:marLeft w:val="0"/>
      <w:marRight w:val="0"/>
      <w:marTop w:val="0"/>
      <w:marBottom w:val="0"/>
      <w:divBdr>
        <w:top w:val="none" w:sz="0" w:space="0" w:color="auto"/>
        <w:left w:val="none" w:sz="0" w:space="0" w:color="auto"/>
        <w:bottom w:val="none" w:sz="0" w:space="0" w:color="auto"/>
        <w:right w:val="none" w:sz="0" w:space="0" w:color="auto"/>
      </w:divBdr>
    </w:div>
    <w:div w:id="1891333069">
      <w:bodyDiv w:val="1"/>
      <w:marLeft w:val="0"/>
      <w:marRight w:val="0"/>
      <w:marTop w:val="0"/>
      <w:marBottom w:val="0"/>
      <w:divBdr>
        <w:top w:val="none" w:sz="0" w:space="0" w:color="auto"/>
        <w:left w:val="none" w:sz="0" w:space="0" w:color="auto"/>
        <w:bottom w:val="none" w:sz="0" w:space="0" w:color="auto"/>
        <w:right w:val="none" w:sz="0" w:space="0" w:color="auto"/>
      </w:divBdr>
    </w:div>
    <w:div w:id="1936279037">
      <w:bodyDiv w:val="1"/>
      <w:marLeft w:val="0"/>
      <w:marRight w:val="0"/>
      <w:marTop w:val="0"/>
      <w:marBottom w:val="0"/>
      <w:divBdr>
        <w:top w:val="none" w:sz="0" w:space="0" w:color="auto"/>
        <w:left w:val="none" w:sz="0" w:space="0" w:color="auto"/>
        <w:bottom w:val="none" w:sz="0" w:space="0" w:color="auto"/>
        <w:right w:val="none" w:sz="0" w:space="0" w:color="auto"/>
      </w:divBdr>
    </w:div>
    <w:div w:id="2034960434">
      <w:bodyDiv w:val="1"/>
      <w:marLeft w:val="0"/>
      <w:marRight w:val="0"/>
      <w:marTop w:val="0"/>
      <w:marBottom w:val="0"/>
      <w:divBdr>
        <w:top w:val="none" w:sz="0" w:space="0" w:color="auto"/>
        <w:left w:val="none" w:sz="0" w:space="0" w:color="auto"/>
        <w:bottom w:val="none" w:sz="0" w:space="0" w:color="auto"/>
        <w:right w:val="none" w:sz="0" w:space="0" w:color="auto"/>
      </w:divBdr>
    </w:div>
    <w:div w:id="2037004559">
      <w:bodyDiv w:val="1"/>
      <w:marLeft w:val="0"/>
      <w:marRight w:val="0"/>
      <w:marTop w:val="0"/>
      <w:marBottom w:val="0"/>
      <w:divBdr>
        <w:top w:val="none" w:sz="0" w:space="0" w:color="auto"/>
        <w:left w:val="none" w:sz="0" w:space="0" w:color="auto"/>
        <w:bottom w:val="none" w:sz="0" w:space="0" w:color="auto"/>
        <w:right w:val="none" w:sz="0" w:space="0" w:color="auto"/>
      </w:divBdr>
    </w:div>
    <w:div w:id="207076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3ce07e-8cbe-4e03-8960-a29caba0ef13" xsi:nil="true"/>
    <lcf76f155ced4ddcb4097134ff3c332f xmlns="0ea5db53-36b4-4d1e-a6cd-e1a8872bfa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A0C482523C0AC42997DA45E925E653D" ma:contentTypeVersion="19" ma:contentTypeDescription="Crie um novo documento." ma:contentTypeScope="" ma:versionID="621e6e24b6ea6740e6ed7a94ba9c7915">
  <xsd:schema xmlns:xsd="http://www.w3.org/2001/XMLSchema" xmlns:xs="http://www.w3.org/2001/XMLSchema" xmlns:p="http://schemas.microsoft.com/office/2006/metadata/properties" xmlns:ns2="063ce07e-8cbe-4e03-8960-a29caba0ef13" xmlns:ns3="0ea5db53-36b4-4d1e-a6cd-e1a8872bfa3d" targetNamespace="http://schemas.microsoft.com/office/2006/metadata/properties" ma:root="true" ma:fieldsID="ba13a2a10e42090bd104651b467aa377" ns2:_="" ns3:_="">
    <xsd:import namespace="063ce07e-8cbe-4e03-8960-a29caba0ef13"/>
    <xsd:import namespace="0ea5db53-36b4-4d1e-a6cd-e1a8872bfa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ce07e-8cbe-4e03-8960-a29caba0ef1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c9e6b965-510a-4d8c-b6c4-b221ed0db431}" ma:internalName="TaxCatchAll" ma:showField="CatchAllData" ma:web="063ce07e-8cbe-4e03-8960-a29caba0ef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a5db53-36b4-4d1e-a6cd-e1a8872bfa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ac6f471b-6093-426d-8cc2-2408cce275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7E5B43-607C-42D8-B377-AB5AEC43CCDD}">
  <ds:schemaRefs>
    <ds:schemaRef ds:uri="http://schemas.microsoft.com/office/2006/metadata/properties"/>
    <ds:schemaRef ds:uri="http://schemas.microsoft.com/office/infopath/2007/PartnerControls"/>
    <ds:schemaRef ds:uri="edfcc2dc-d78a-474a-b418-300f3f6e6e53"/>
    <ds:schemaRef ds:uri="e0f197c9-b711-4387-9849-d77c5961aaf8"/>
  </ds:schemaRefs>
</ds:datastoreItem>
</file>

<file path=customXml/itemProps2.xml><?xml version="1.0" encoding="utf-8"?>
<ds:datastoreItem xmlns:ds="http://schemas.openxmlformats.org/officeDocument/2006/customXml" ds:itemID="{E2EA6766-C473-4097-9945-70E803D475E8}"/>
</file>

<file path=customXml/itemProps3.xml><?xml version="1.0" encoding="utf-8"?>
<ds:datastoreItem xmlns:ds="http://schemas.openxmlformats.org/officeDocument/2006/customXml" ds:itemID="{77E51A81-8ECF-473F-81A4-DDF7D5847AF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Katrien Van Dingenen</dc:creator>
  <cp:keywords/>
  <dc:description/>
  <cp:lastModifiedBy>Luisa Montes</cp:lastModifiedBy>
  <cp:revision>1076</cp:revision>
  <cp:lastPrinted>2026-04-09T11:42:00Z</cp:lastPrinted>
  <dcterms:created xsi:type="dcterms:W3CDTF">2026-04-02T14:48:00Z</dcterms:created>
  <dcterms:modified xsi:type="dcterms:W3CDTF">2026-05-18T21:50:33Z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0x0101000A0C482523C0AC42997DA45E925E653D</vt:lpwstr>
  </property>
  <property fmtid="{D5CDD505-2E9C-101B-9397-08002B2CF9AE}" pid="3" name="Source (RCO team)">
    <vt:lpwstr/>
  </property>
  <property fmtid="{D5CDD505-2E9C-101B-9397-08002B2CF9AE}" pid="4" name="Source_x0020__x0028_RCO_x0020_team_x0029_">
    <vt:lpwstr/>
  </property>
  <property fmtid="{D5CDD505-2E9C-101B-9397-08002B2CF9AE}" pid="5" name="Country">
    <vt:lpwstr/>
  </property>
  <property fmtid="{D5CDD505-2E9C-101B-9397-08002B2CF9AE}" pid="6" name="docLang">
    <vt:lpwstr>en</vt:lpwstr>
  </property>
  <property fmtid="{D5CDD505-2E9C-101B-9397-08002B2CF9AE}" pid="7" name="MediaServiceImageTags">
    <vt:lpwstr/>
  </property>
</Properties>
</file>